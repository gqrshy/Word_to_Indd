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24AD7" w14:textId="06DD070E" w:rsidR="00BE2015" w:rsidRPr="00BE2015" w:rsidDel="004A251A" w:rsidRDefault="007A657B" w:rsidP="2A155DB3">
      <w:pPr>
        <w:jc w:val="center"/>
        <w:rPr>
          <w:del w:id="0" w:author="Kojima Kenichi" w:date="2025-10-26T12:01:00Z" w16du:dateUtc="2025-10-26T03:01:00Z"/>
          <w:highlight w:val="yellow"/>
          <w:u w:val="single"/>
        </w:rPr>
      </w:pPr>
      <w:del w:id="1" w:author="Kojima Kenichi" w:date="2025-10-26T12:01:00Z" w16du:dateUtc="2025-10-26T03:01:00Z">
        <w:r w:rsidDel="004A251A">
          <w:br/>
        </w:r>
      </w:del>
    </w:p>
    <w:p w14:paraId="194A8163" w14:textId="7E4C3DD8" w:rsidR="00AD18DA" w:rsidDel="004A251A" w:rsidRDefault="00AD18DA">
      <w:pPr>
        <w:jc w:val="center"/>
        <w:rPr>
          <w:del w:id="2" w:author="Kojima Kenichi" w:date="2025-10-26T12:01:00Z" w16du:dateUtc="2025-10-26T03:01:00Z"/>
        </w:rPr>
        <w:pPrChange w:id="3" w:author="Kojima Kenichi" w:date="2025-10-26T12:01:00Z" w16du:dateUtc="2025-10-26T03:01:00Z">
          <w:pPr>
            <w:widowControl/>
          </w:pPr>
        </w:pPrChange>
      </w:pPr>
      <w:del w:id="4" w:author="Kojima Kenichi" w:date="2025-10-26T12:01:00Z" w16du:dateUtc="2025-10-26T03:01:00Z">
        <w:r w:rsidDel="004A251A">
          <w:br w:type="page"/>
        </w:r>
      </w:del>
    </w:p>
    <w:p w14:paraId="635F4D35" w14:textId="7E5D0447" w:rsidR="00C24522" w:rsidDel="004A251A" w:rsidRDefault="00C24522">
      <w:pPr>
        <w:jc w:val="center"/>
        <w:rPr>
          <w:del w:id="5" w:author="Kojima Kenichi" w:date="2025-10-26T12:01:00Z" w16du:dateUtc="2025-10-26T03:01:00Z"/>
          <w:b/>
        </w:rPr>
        <w:pPrChange w:id="6" w:author="Kojima Kenichi" w:date="2025-10-26T12:01:00Z" w16du:dateUtc="2025-10-26T03:01:00Z">
          <w:pPr/>
        </w:pPrChange>
      </w:pPr>
      <w:del w:id="7" w:author="Kojima Kenichi" w:date="2025-10-26T12:01:00Z" w16du:dateUtc="2025-10-26T03:01:00Z">
        <w:r w:rsidRPr="2A155DB3" w:rsidDel="004A251A">
          <w:rPr>
            <w:b/>
            <w:bCs/>
          </w:rPr>
          <w:br w:type="page"/>
        </w:r>
      </w:del>
    </w:p>
    <w:p w14:paraId="29CDE133" w14:textId="2A5FAD30" w:rsidR="2A155DB3" w:rsidDel="0056710F" w:rsidRDefault="2A155DB3">
      <w:pPr>
        <w:jc w:val="center"/>
        <w:rPr>
          <w:del w:id="8" w:author="Kojima Kenichi" w:date="2025-10-26T12:01:00Z" w16du:dateUtc="2025-10-26T03:01:00Z"/>
        </w:rPr>
        <w:pPrChange w:id="9" w:author="Kojima Kenichi" w:date="2025-10-26T12:01:00Z" w16du:dateUtc="2025-10-26T03:01:00Z">
          <w:pPr/>
        </w:pPrChange>
      </w:pPr>
    </w:p>
    <w:p w14:paraId="402D1843" w14:textId="3383E1BB" w:rsidR="00287C7A" w:rsidDel="0056710F" w:rsidRDefault="00287C7A" w:rsidP="005E1317">
      <w:pPr>
        <w:rPr>
          <w:del w:id="10" w:author="Kojima Kenichi" w:date="2025-10-26T12:01:00Z" w16du:dateUtc="2025-10-26T03:01:00Z"/>
        </w:rPr>
      </w:pPr>
    </w:p>
    <w:p w14:paraId="02BE946A" w14:textId="65778DDC" w:rsidR="2A155DB3" w:rsidDel="0056710F" w:rsidRDefault="2A155DB3">
      <w:pPr>
        <w:rPr>
          <w:del w:id="11" w:author="Kojima Kenichi" w:date="2025-10-26T12:01:00Z" w16du:dateUtc="2025-10-26T03:01:00Z"/>
        </w:rPr>
      </w:pPr>
    </w:p>
    <w:p w14:paraId="379A192F" w14:textId="4163C065" w:rsidR="00287C7A" w:rsidDel="0056710F" w:rsidRDefault="00287C7A" w:rsidP="005E1317">
      <w:pPr>
        <w:rPr>
          <w:del w:id="12" w:author="Kojima Kenichi" w:date="2025-10-26T12:01:00Z" w16du:dateUtc="2025-10-26T03:01:00Z"/>
        </w:rPr>
      </w:pPr>
    </w:p>
    <w:p w14:paraId="1154FBC7" w14:textId="2AD8CC31" w:rsidR="2A155DB3" w:rsidDel="0056710F" w:rsidRDefault="2A155DB3">
      <w:pPr>
        <w:rPr>
          <w:del w:id="13" w:author="Kojima Kenichi" w:date="2025-10-26T12:01:00Z" w16du:dateUtc="2025-10-26T03:01:00Z"/>
        </w:rPr>
      </w:pPr>
    </w:p>
    <w:p w14:paraId="2B3A5C12" w14:textId="5A1E440C" w:rsidR="00630E82" w:rsidRPr="006222D0" w:rsidDel="0056710F" w:rsidRDefault="00630E82" w:rsidP="00630E82">
      <w:pPr>
        <w:rPr>
          <w:del w:id="14" w:author="Kojima Kenichi" w:date="2025-10-26T12:01:00Z" w16du:dateUtc="2025-10-26T03:01:00Z"/>
          <w:highlight w:val="yellow"/>
        </w:rPr>
      </w:pPr>
    </w:p>
    <w:p w14:paraId="210E4FD3" w14:textId="56256ECD" w:rsidR="2A155DB3" w:rsidDel="0056710F" w:rsidRDefault="2A155DB3">
      <w:pPr>
        <w:rPr>
          <w:del w:id="15" w:author="Kojima Kenichi" w:date="2025-10-26T12:01:00Z" w16du:dateUtc="2025-10-26T03:01:00Z"/>
        </w:rPr>
      </w:pPr>
    </w:p>
    <w:p w14:paraId="79D291D8" w14:textId="7518A4A2" w:rsidR="2A155DB3" w:rsidDel="0056710F" w:rsidRDefault="2A155DB3">
      <w:pPr>
        <w:rPr>
          <w:del w:id="16" w:author="Kojima Kenichi" w:date="2025-10-26T12:01:00Z" w16du:dateUtc="2025-10-26T03:01:00Z"/>
        </w:rPr>
      </w:pPr>
    </w:p>
    <w:p w14:paraId="3C6F9C3C" w14:textId="4D70C5D9" w:rsidR="0023335C" w:rsidDel="0056710F" w:rsidRDefault="0023335C" w:rsidP="00B432E2">
      <w:pPr>
        <w:rPr>
          <w:del w:id="17" w:author="Kojima Kenichi" w:date="2025-10-26T12:01:00Z" w16du:dateUtc="2025-10-26T03:01:00Z"/>
          <w:highlight w:val="yellow"/>
        </w:rPr>
      </w:pPr>
    </w:p>
    <w:p w14:paraId="2F0FE7E6" w14:textId="73060C69" w:rsidR="00465499" w:rsidRDefault="00465499" w:rsidP="00465499">
      <w:pPr>
        <w:pStyle w:val="10"/>
      </w:pPr>
      <w:r w:rsidRPr="00E74599">
        <w:t>Amazon Web Servicesのセキュリティ対策を知りたい</w:t>
      </w:r>
    </w:p>
    <w:p w14:paraId="136535C8" w14:textId="094C1F7E" w:rsidR="00544823" w:rsidRPr="00544823" w:rsidRDefault="00544823" w:rsidP="2A155DB3">
      <w:r>
        <w:rPr>
          <w:noProof/>
        </w:rPr>
        <w:drawing>
          <wp:inline distT="0" distB="0" distL="0" distR="0" wp14:anchorId="519D52F5" wp14:editId="2EC57558">
            <wp:extent cx="5759450" cy="3239770"/>
            <wp:effectExtent l="0" t="0" r="0" b="0"/>
            <wp:docPr id="814252514"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52514" name=""/>
                    <pic:cNvPicPr/>
                  </pic:nvPicPr>
                  <pic:blipFill>
                    <a:blip r:embed="rId11">
                      <a:grayscl/>
                      <a:extLst>
                        <a:ext uri="{96DAC541-7B7A-43D3-8B79-37D633B846F1}">
                          <asvg:svgBlip xmlns:asvg="http://schemas.microsoft.com/office/drawing/2016/SVG/main" r:embed="rId12"/>
                        </a:ext>
                      </a:extLst>
                    </a:blip>
                    <a:stretch>
                      <a:fillRect/>
                    </a:stretch>
                  </pic:blipFill>
                  <pic:spPr>
                    <a:xfrm>
                      <a:off x="0" y="0"/>
                      <a:ext cx="5759450" cy="3239770"/>
                    </a:xfrm>
                    <a:prstGeom prst="rect">
                      <a:avLst/>
                    </a:prstGeom>
                  </pic:spPr>
                </pic:pic>
              </a:graphicData>
            </a:graphic>
          </wp:inline>
        </w:drawing>
      </w:r>
    </w:p>
    <w:p w14:paraId="45CFC19A" w14:textId="547507D3" w:rsidR="00A75CD1" w:rsidRPr="00E74599" w:rsidRDefault="00A75CD1">
      <w:pPr>
        <w:widowControl/>
        <w:pPrChange w:id="18" w:author="Kojima Kenichi" w:date="2025-10-26T12:01:00Z" w16du:dateUtc="2025-10-26T03:01:00Z">
          <w:pPr>
            <w:widowControl/>
            <w:ind w:left="425" w:hanging="425"/>
          </w:pPr>
        </w:pPrChange>
      </w:pPr>
      <w:del w:id="19" w:author="Kojima Kenichi" w:date="2025-10-26T12:02:00Z" w16du:dateUtc="2025-10-26T03:02:00Z">
        <w:r w:rsidRPr="2A155DB3" w:rsidDel="00D978E2">
          <w:rPr>
            <w:b/>
            <w:bCs/>
          </w:rPr>
          <w:br w:type="page"/>
        </w:r>
      </w:del>
      <w:del w:id="20" w:author="Kojima Kenichi" w:date="2025-10-26T12:01:00Z" w16du:dateUtc="2025-10-26T03:01:00Z">
        <w:r w:rsidRPr="00E74599" w:rsidDel="0056710F">
          <w:br/>
        </w:r>
      </w:del>
      <w:r w:rsidR="00CF67DA" w:rsidRPr="00AF798C">
        <w:rPr>
          <w:rFonts w:hint="eastAsia"/>
        </w:rPr>
        <w:t>スライド</w:t>
      </w:r>
      <w:commentRangeStart w:id="21"/>
      <w:commentRangeStart w:id="22"/>
      <w:r w:rsidR="00CF67DA">
        <w:rPr>
          <w:rFonts w:hint="eastAsia"/>
        </w:rPr>
        <w:t>7</w:t>
      </w:r>
      <w:r w:rsidR="00CF67DA" w:rsidRPr="00AF798C">
        <w:t>:</w:t>
      </w:r>
      <w:r w:rsidR="00CF67DA" w:rsidRPr="00AF798C">
        <w:rPr>
          <w:rFonts w:hint="eastAsia"/>
        </w:rPr>
        <w:t>章</w:t>
      </w:r>
      <w:commentRangeEnd w:id="21"/>
      <w:r w:rsidR="00D257B4">
        <w:rPr>
          <w:rStyle w:val="afe"/>
        </w:rPr>
        <w:commentReference w:id="21"/>
      </w:r>
      <w:commentRangeEnd w:id="22"/>
      <w:r w:rsidR="009D6B2B">
        <w:rPr>
          <w:rStyle w:val="afe"/>
        </w:rPr>
        <w:commentReference w:id="22"/>
      </w:r>
      <w:r w:rsidR="00CF67DA" w:rsidRPr="00AF798C">
        <w:rPr>
          <w:rFonts w:hint="eastAsia"/>
        </w:rPr>
        <w:t>の概要</w:t>
      </w:r>
    </w:p>
    <w:p w14:paraId="7C9A1758" w14:textId="77777777" w:rsidR="00A75CD1" w:rsidRPr="00E74599" w:rsidRDefault="00A75CD1">
      <w:pPr>
        <w:widowControl/>
        <w:jc w:val="left"/>
      </w:pPr>
      <w:r w:rsidRPr="00E74599">
        <w:br w:type="page"/>
      </w:r>
    </w:p>
    <w:p w14:paraId="3D27F63F" w14:textId="3DBE6B39" w:rsidR="001B0EC8" w:rsidRDefault="001B0EC8" w:rsidP="2A155DB3">
      <w:pPr>
        <w:pStyle w:val="2"/>
        <w:rPr>
          <w:ins w:id="23" w:author="Kojima Kenichi" w:date="2025-10-26T12:26:00Z" w16du:dateUtc="2025-10-26T03:26:00Z"/>
        </w:rPr>
      </w:pPr>
      <w:r>
        <w:lastRenderedPageBreak/>
        <w:t>ID</w:t>
      </w:r>
      <w:r w:rsidRPr="00E74599">
        <w:t>とアクセス管理</w:t>
      </w:r>
    </w:p>
    <w:p w14:paraId="79D82074" w14:textId="1724B562" w:rsidR="00AF03EE" w:rsidRPr="00AF03EE" w:rsidRDefault="00AF03EE">
      <w:pPr>
        <w:pPrChange w:id="24" w:author="Kojima Kenichi" w:date="2025-10-26T12:26:00Z" w16du:dateUtc="2025-10-26T03:26:00Z">
          <w:pPr>
            <w:pStyle w:val="2"/>
          </w:pPr>
        </w:pPrChange>
      </w:pPr>
      <w:ins w:id="25" w:author="Kojima Kenichi" w:date="2025-10-26T12:26:00Z" w16du:dateUtc="2025-10-26T03:26:00Z">
        <w:r>
          <w:rPr>
            <w:noProof/>
          </w:rPr>
          <w:drawing>
            <wp:inline distT="0" distB="0" distL="0" distR="0" wp14:anchorId="764F2FFD" wp14:editId="3159FDE5">
              <wp:extent cx="5759450" cy="3239770"/>
              <wp:effectExtent l="0" t="0" r="0" b="0"/>
              <wp:docPr id="2050532574"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2574" name=""/>
                      <pic:cNvPicPr/>
                    </pic:nvPicPr>
                    <pic:blipFill>
                      <a:blip r:embed="rId17">
                        <a:grayscl/>
                        <a:extLst>
                          <a:ext uri="{96DAC541-7B7A-43D3-8B79-37D633B846F1}">
                            <asvg:svgBlip xmlns:asvg="http://schemas.microsoft.com/office/drawing/2016/SVG/main" r:embed="rId18"/>
                          </a:ext>
                        </a:extLst>
                      </a:blip>
                      <a:stretch>
                        <a:fillRect/>
                      </a:stretch>
                    </pic:blipFill>
                    <pic:spPr>
                      <a:xfrm>
                        <a:off x="0" y="0"/>
                        <a:ext cx="5759450" cy="3239770"/>
                      </a:xfrm>
                      <a:prstGeom prst="rect">
                        <a:avLst/>
                      </a:prstGeom>
                    </pic:spPr>
                  </pic:pic>
                </a:graphicData>
              </a:graphic>
            </wp:inline>
          </w:drawing>
        </w:r>
      </w:ins>
    </w:p>
    <w:p w14:paraId="03F11968" w14:textId="12538AE7" w:rsidR="00A75CD1" w:rsidDel="00737718" w:rsidRDefault="00026C64" w:rsidP="001B0EC8">
      <w:pPr>
        <w:rPr>
          <w:del w:id="26" w:author="Kojima Kenichi" w:date="2025-10-26T12:28:00Z" w16du:dateUtc="2025-10-26T03:28:00Z"/>
        </w:rPr>
      </w:pPr>
      <w:del w:id="27" w:author="Kojima Kenichi" w:date="2025-10-26T12:28:00Z" w16du:dateUtc="2025-10-26T03:28:00Z">
        <w:r w:rsidDel="00737718">
          <w:rPr>
            <w:noProof/>
          </w:rPr>
          <w:drawing>
            <wp:inline distT="0" distB="0" distL="0" distR="0" wp14:anchorId="1E848874" wp14:editId="4BB11238">
              <wp:extent cx="5759450" cy="3239770"/>
              <wp:effectExtent l="0" t="0" r="0" b="0"/>
              <wp:docPr id="975199883"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99883" name=""/>
                      <pic:cNvPicPr/>
                    </pic:nvPicPr>
                    <pic:blipFill>
                      <a:blip r:embed="rId19">
                        <a:grayscl/>
                        <a:extLst>
                          <a:ext uri="{96DAC541-7B7A-43D3-8B79-37D633B846F1}">
                            <asvg:svgBlip xmlns:asvg="http://schemas.microsoft.com/office/drawing/2016/SVG/main" r:embed="rId20"/>
                          </a:ext>
                        </a:extLst>
                      </a:blip>
                      <a:stretch>
                        <a:fillRect/>
                      </a:stretch>
                    </pic:blipFill>
                    <pic:spPr>
                      <a:xfrm>
                        <a:off x="0" y="0"/>
                        <a:ext cx="5759450" cy="3239770"/>
                      </a:xfrm>
                      <a:prstGeom prst="rect">
                        <a:avLst/>
                      </a:prstGeom>
                    </pic:spPr>
                  </pic:pic>
                </a:graphicData>
              </a:graphic>
            </wp:inline>
          </w:drawing>
        </w:r>
      </w:del>
    </w:p>
    <w:p w14:paraId="69E1589D" w14:textId="4CD5613C" w:rsidR="001E0B47" w:rsidRPr="00346355" w:rsidRDefault="00346355">
      <w:pPr>
        <w:pPrChange w:id="28" w:author="Kojima Kenichi" w:date="2025-10-26T12:28:00Z" w16du:dateUtc="2025-10-26T03:28:00Z">
          <w:pPr>
            <w:pBdr>
              <w:top w:val="nil"/>
              <w:left w:val="nil"/>
              <w:bottom w:val="nil"/>
              <w:right w:val="nil"/>
              <w:between w:val="nil"/>
            </w:pBdr>
            <w:jc w:val="left"/>
          </w:pPr>
        </w:pPrChange>
      </w:pPr>
      <w:r w:rsidRPr="00F32DD5">
        <w:rPr>
          <w:rFonts w:hint="eastAsia"/>
        </w:rPr>
        <w:t>スライド</w:t>
      </w:r>
      <w:r w:rsidR="006457C0">
        <w:rPr>
          <w:rFonts w:hint="eastAsia"/>
        </w:rPr>
        <w:t>7</w:t>
      </w:r>
      <w:r w:rsidRPr="00F32DD5">
        <w:t>-</w:t>
      </w:r>
      <w:r w:rsidR="006457C0">
        <w:rPr>
          <w:rFonts w:hint="eastAsia"/>
        </w:rPr>
        <w:t>1</w:t>
      </w:r>
      <w:r w:rsidRPr="00F32DD5">
        <w:t>:</w:t>
      </w:r>
      <w:r>
        <w:rPr>
          <w:rFonts w:hint="eastAsia"/>
        </w:rPr>
        <w:t>IDとアクセス管理</w:t>
      </w:r>
    </w:p>
    <w:p w14:paraId="53DE8D9C" w14:textId="77777777" w:rsidR="00346355" w:rsidRPr="00E74599" w:rsidRDefault="00346355" w:rsidP="001B0EC8"/>
    <w:p w14:paraId="54FCE8CB" w14:textId="6025758D" w:rsidR="00184546" w:rsidRPr="00E74599" w:rsidRDefault="001B0EC8" w:rsidP="0003276C">
      <w:pPr>
        <w:pStyle w:val="a1"/>
      </w:pPr>
      <w:r w:rsidRPr="00E74599">
        <w:t>AWS IAM</w:t>
      </w:r>
    </w:p>
    <w:p w14:paraId="4DF4A943" w14:textId="54DFB8BD" w:rsidR="001B0EC8" w:rsidRPr="00E74599" w:rsidRDefault="001B0EC8" w:rsidP="001B0EC8">
      <w:r w:rsidRPr="00E74599">
        <w:rPr>
          <w:rFonts w:hint="eastAsia"/>
        </w:rPr>
        <w:t xml:space="preserve">　</w:t>
      </w:r>
      <w:r w:rsidRPr="00E74599">
        <w:t>AWS Identity and Access Management</w:t>
      </w:r>
      <w:r w:rsidR="006C43BE">
        <w:rPr>
          <w:rFonts w:hint="eastAsia"/>
        </w:rPr>
        <w:t>(</w:t>
      </w:r>
      <w:r w:rsidRPr="00E74599">
        <w:t>IAM</w:t>
      </w:r>
      <w:r w:rsidR="006C43BE">
        <w:rPr>
          <w:rFonts w:hint="eastAsia"/>
        </w:rPr>
        <w:t>)</w:t>
      </w:r>
      <w:r w:rsidRPr="00E74599">
        <w:t>は、すべてのAWSリソースに対するアクセス制御を担う中核サービスです。IAMはユーザー、グループ、ロールといった単位で権限を管理し、JSON形式のポリシーを使って詳細な制御が可能です。これにより、たとえば「特定のS3バケットに対して読み取りのみ許可」「特定のEC2インスタンスに対して停止操作は禁止」といった精緻な設定が実現できます。</w:t>
      </w:r>
    </w:p>
    <w:p w14:paraId="78A69615" w14:textId="77777777" w:rsidR="00A75CD1" w:rsidRPr="00E74599" w:rsidRDefault="00A75CD1" w:rsidP="001B0EC8"/>
    <w:p w14:paraId="3E0E565E" w14:textId="66DAF2EF" w:rsidR="001B0EC8" w:rsidRDefault="001B0EC8" w:rsidP="001B0EC8">
      <w:r w:rsidRPr="00E74599">
        <w:rPr>
          <w:rFonts w:hint="eastAsia"/>
        </w:rPr>
        <w:t xml:space="preserve">　実務上の基本は「最小権限の原則」の徹底です。これは業務に必要な最小限の権限だけを付与する考え方であり、過剰な権限を避けることで不正利用や誤操作のリスクを低減します。特に管理者権限を持つユーザーは最小限に限定すべきであり、通常業務には低権限アカウントを利用し、必要時のみ昇格する方式が推奨されます。</w:t>
      </w:r>
    </w:p>
    <w:p w14:paraId="677CDE40" w14:textId="77777777" w:rsidR="00E74599" w:rsidRPr="00E74599" w:rsidRDefault="00E74599" w:rsidP="001B0EC8"/>
    <w:p w14:paraId="4714249F" w14:textId="56138AFB" w:rsidR="001B0EC8" w:rsidRDefault="001B0EC8" w:rsidP="001B0EC8">
      <w:r w:rsidRPr="00E74599">
        <w:rPr>
          <w:rFonts w:hint="eastAsia"/>
        </w:rPr>
        <w:t xml:space="preserve">　また、</w:t>
      </w:r>
      <w:r w:rsidRPr="00E74599">
        <w:t>IAMはMFA</w:t>
      </w:r>
      <w:r w:rsidR="00CF0164">
        <w:t>(</w:t>
      </w:r>
      <w:r w:rsidRPr="00E74599">
        <w:t>多要素認証</w:t>
      </w:r>
      <w:r w:rsidR="00CF0164">
        <w:t>)</w:t>
      </w:r>
      <w:r w:rsidRPr="00E74599">
        <w:t>と組み合わせることで、認証強度を大幅に向上させられます。たとえパスワードが漏洩しても、追加要素が必要なため不正アクセスを防ぐことが可能です。</w:t>
      </w:r>
    </w:p>
    <w:p w14:paraId="5FA79D12" w14:textId="77777777" w:rsidR="00E74599" w:rsidRPr="00E74599" w:rsidRDefault="00E74599" w:rsidP="001B0EC8"/>
    <w:p w14:paraId="6ACDC4BF" w14:textId="1C65628D" w:rsidR="001B0EC8" w:rsidRDefault="006C43BE" w:rsidP="001B0EC8">
      <w:del w:id="29" w:author="Kojima Kenichi" w:date="2025-10-12T20:27:00Z" w16du:dateUtc="2025-10-12T11:27:00Z">
        <w:r w:rsidDel="002772B6">
          <w:rPr>
            <w:noProof/>
          </w:rPr>
          <mc:AlternateContent>
            <mc:Choice Requires="wps">
              <w:drawing>
                <wp:anchor distT="0" distB="0" distL="114300" distR="114300" simplePos="0" relativeHeight="251658240" behindDoc="0" locked="0" layoutInCell="1" allowOverlap="1" wp14:anchorId="22F968B0" wp14:editId="78828061">
                  <wp:simplePos x="0" y="0"/>
                  <wp:positionH relativeFrom="leftMargin">
                    <wp:align>right</wp:align>
                  </wp:positionH>
                  <wp:positionV relativeFrom="paragraph">
                    <wp:posOffset>388648</wp:posOffset>
                  </wp:positionV>
                  <wp:extent cx="834887" cy="524786"/>
                  <wp:effectExtent l="0" t="0" r="22860" b="27940"/>
                  <wp:wrapNone/>
                  <wp:docPr id="45266408" name="テキスト ボックス 2"/>
                  <wp:cNvGraphicFramePr/>
                  <a:graphic xmlns:a="http://schemas.openxmlformats.org/drawingml/2006/main">
                    <a:graphicData uri="http://schemas.microsoft.com/office/word/2010/wordprocessingShape">
                      <wps:wsp>
                        <wps:cNvSpPr txBox="1"/>
                        <wps:spPr>
                          <a:xfrm>
                            <a:off x="0" y="0"/>
                            <a:ext cx="834887" cy="524786"/>
                          </a:xfrm>
                          <a:prstGeom prst="rect">
                            <a:avLst/>
                          </a:prstGeom>
                          <a:solidFill>
                            <a:schemeClr val="lt1"/>
                          </a:solidFill>
                          <a:ln w="6350">
                            <a:solidFill>
                              <a:prstClr val="black"/>
                            </a:solidFill>
                          </a:ln>
                        </wps:spPr>
                        <wps:txbx>
                          <w:txbxContent>
                            <w:p w14:paraId="01F9A520" w14:textId="1C2BD9C3" w:rsidR="006C43BE" w:rsidRDefault="006C43BE">
                              <w:r>
                                <w:rPr>
                                  <w:rFonts w:hint="eastAsia"/>
                                </w:rPr>
                                <w:t>2025/10/8</w:t>
                              </w:r>
                            </w:p>
                            <w:p w14:paraId="76CF0B40" w14:textId="1E4CC3A0" w:rsidR="006C43BE" w:rsidRDefault="006C43BE">
                              <w:r>
                                <w:rPr>
                                  <w:rFonts w:hint="eastAsia"/>
                                </w:rPr>
                                <w:t>要確認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F968B0" id="_x0000_t202" coordsize="21600,21600" o:spt="202" path="m,l,21600r21600,l21600,xe">
                  <v:stroke joinstyle="miter"/>
                  <v:path gradientshapeok="t" o:connecttype="rect"/>
                </v:shapetype>
                <v:shape id="_x0000_s1026" type="#_x0000_t202" style="position:absolute;left:0;text-align:left;margin-left:14.55pt;margin-top:30.6pt;width:65.75pt;height:41.3pt;z-index:25165824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" fillcolor="white [3201]" strokeweight=".5pt">
                  <v:textbox>
                    <w:txbxContent>
                      <w:p w14:paraId="01F9A520" w14:textId="1C2BD9C3" w:rsidR="006C43BE" w:rsidRDefault="006C43BE">
                        <w:r>
                          <w:rPr>
                            <w:rFonts w:hint="eastAsia"/>
                          </w:rPr>
                          <w:t>2025/10/8</w:t>
                        </w:r>
                      </w:p>
                      <w:p w14:paraId="76CF0B40" w14:textId="1E4CC3A0" w:rsidR="006C43BE" w:rsidRDefault="006C43BE">
                        <w:r>
                          <w:rPr>
                            <w:rFonts w:hint="eastAsia"/>
                          </w:rPr>
                          <w:t>要確認</w:t>
                        </w:r>
                      </w:p>
                    </w:txbxContent>
                  </v:textbox>
                  <w10:wrap anchorx="margin"/>
                </v:shape>
              </w:pict>
            </mc:Fallback>
          </mc:AlternateContent>
        </w:r>
      </w:del>
      <w:r w:rsidR="001B0EC8" w:rsidRPr="00E74599">
        <w:rPr>
          <w:rFonts w:hint="eastAsia"/>
        </w:rPr>
        <w:t xml:space="preserve">　</w:t>
      </w:r>
      <w:r w:rsidR="001B0EC8" w:rsidRPr="00E74599">
        <w:t>IAMロールを利用することで、アプリケーションやEC2インスタンスに長期的なアクセスキーを配布する代わりに、一時的な認証情報を発行できます。これはセキュリティ事故の発生を抑える上で極めて有効です。</w:t>
      </w:r>
    </w:p>
    <w:p w14:paraId="5A57BD55" w14:textId="4202481D" w:rsidR="00184546" w:rsidRPr="00E74599" w:rsidRDefault="00184546" w:rsidP="001B0EC8"/>
    <w:p w14:paraId="7301BD2F" w14:textId="07DF7EA4" w:rsidR="001B0EC8" w:rsidRDefault="001B0EC8" w:rsidP="001B0EC8">
      <w:r w:rsidRPr="00E74599">
        <w:rPr>
          <w:rFonts w:hint="eastAsia"/>
        </w:rPr>
        <w:t>※</w:t>
      </w:r>
      <w:r w:rsidRPr="00E74599">
        <w:t>IAMポリシーは「許可」と「拒否」を定義できますが、拒否は許可よりも優先されます。この性質を活用すれば、誤って過剰</w:t>
      </w:r>
      <w:r w:rsidR="002E3FEF">
        <w:rPr>
          <w:rFonts w:hint="eastAsia"/>
        </w:rPr>
        <w:t>に</w:t>
      </w:r>
      <w:r w:rsidRPr="00E74599">
        <w:t>権限を与えて</w:t>
      </w:r>
      <w:r w:rsidR="00E14E83">
        <w:rPr>
          <w:rFonts w:hint="eastAsia"/>
        </w:rPr>
        <w:t>しまって</w:t>
      </w:r>
      <w:r w:rsidRPr="00E74599">
        <w:t>も、拒否ルールで確実に制限できます。</w:t>
      </w:r>
    </w:p>
    <w:p w14:paraId="45DD726C" w14:textId="43B28207" w:rsidR="001D22AF" w:rsidRDefault="005F37D1" w:rsidP="001D22AF">
      <w:pPr>
        <w:ind w:left="3570" w:hangingChars="1700" w:hanging="3570"/>
        <w:rPr>
          <w:b/>
          <w:bCs/>
        </w:rPr>
      </w:pPr>
      <w:del w:id="30" w:author="Kojima Kenichi" w:date="2025-10-12T20:57:00Z" w16du:dateUtc="2025-10-12T11:57:00Z">
        <w:r>
          <w:rPr>
            <w:noProof/>
          </w:rPr>
          <w:lastRenderedPageBreak/>
          <mc:AlternateContent>
            <mc:Choice Requires="wps">
              <w:drawing>
                <wp:inline distT="0" distB="0" distL="114300" distR="114300" wp14:anchorId="0B3895D0" wp14:editId="1F65341E">
                  <wp:extent cx="1073426" cy="572494"/>
                  <wp:effectExtent l="0" t="0" r="12700" b="18415"/>
                  <wp:docPr id="1052732942" name="テキスト ボックス 2"/>
                  <wp:cNvGraphicFramePr/>
                  <a:graphic xmlns:a="http://schemas.openxmlformats.org/drawingml/2006/main">
                    <a:graphicData uri="http://schemas.microsoft.com/office/word/2010/wordprocessingShape">
                      <wps:wsp>
                        <wps:cNvSpPr txBox="1"/>
                        <wps:spPr>
                          <a:xfrm>
                            <a:off x="0" y="0"/>
                            <a:ext cx="1073426" cy="572494"/>
                          </a:xfrm>
                          <a:prstGeom prst="rect">
                            <a:avLst/>
                          </a:prstGeom>
                          <a:solidFill>
                            <a:schemeClr val="lt1"/>
                          </a:solidFill>
                          <a:ln w="6350">
                            <a:solidFill>
                              <a:prstClr val="black"/>
                            </a:solidFill>
                          </a:ln>
                        </wps:spPr>
                        <wps:txbx>
                          <w:txbxContent>
                            <w:p w14:paraId="1A7D46AB" w14:textId="77777777" w:rsidR="005F37D1" w:rsidRDefault="005F37D1" w:rsidP="005F37D1">
                              <w:r>
                                <w:rPr>
                                  <w:rFonts w:hint="eastAsia"/>
                                </w:rPr>
                                <w:t>2025/10/8</w:t>
                              </w:r>
                            </w:p>
                            <w:p w14:paraId="530CBB74" w14:textId="23F2046C" w:rsidR="005F37D1" w:rsidRDefault="005F37D1" w:rsidP="005F37D1">
                              <w:r>
                                <w:rPr>
                                  <w:rFonts w:hint="eastAsia"/>
                                </w:rPr>
                                <w:t>ここからCHK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B3895D0" id="テキスト ボックス 2" o:spid="_x0000_s1027" type="#_x0000_t202" style="width:84.5pt;height:4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" fillcolor="white [3201]" strokeweight=".5pt">
                  <v:textbox>
                    <w:txbxContent>
                      <w:p w14:paraId="1A7D46AB" w14:textId="77777777" w:rsidR="005F37D1" w:rsidRDefault="005F37D1" w:rsidP="005F37D1">
                        <w:r>
                          <w:rPr>
                            <w:rFonts w:hint="eastAsia"/>
                          </w:rPr>
                          <w:t>2025/10/8</w:t>
                        </w:r>
                      </w:p>
                      <w:p w14:paraId="530CBB74" w14:textId="23F2046C" w:rsidR="005F37D1" w:rsidRDefault="005F37D1" w:rsidP="005F37D1">
                        <w:r>
                          <w:rPr>
                            <w:rFonts w:hint="eastAsia"/>
                          </w:rPr>
                          <w:t>ここからCHK</w:t>
                        </w:r>
                      </w:p>
                    </w:txbxContent>
                  </v:textbox>
                  <w10:anchorlock/>
                </v:shape>
              </w:pict>
            </mc:Fallback>
          </mc:AlternateContent>
        </w:r>
      </w:del>
      <w:r w:rsidR="006B7D57">
        <w:rPr>
          <w:noProof/>
        </w:rPr>
        <w:drawing>
          <wp:inline distT="0" distB="0" distL="0" distR="0" wp14:anchorId="5ABA9A02" wp14:editId="753DBE90">
            <wp:extent cx="5759450" cy="3239770"/>
            <wp:effectExtent l="0" t="0" r="0" b="0"/>
            <wp:docPr id="792039670"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39670" name=""/>
                    <pic:cNvPicPr/>
                  </pic:nvPicPr>
                  <pic:blipFill>
                    <a:blip r:embed="rId21">
                      <a:grayscl/>
                      <a:extLst>
                        <a:ext uri="{96DAC541-7B7A-43D3-8B79-37D633B846F1}">
                          <asvg:svgBlip xmlns:asvg="http://schemas.microsoft.com/office/drawing/2016/SVG/main" r:embed="rId22"/>
                        </a:ext>
                      </a:extLst>
                    </a:blip>
                    <a:stretch>
                      <a:fillRect/>
                    </a:stretch>
                  </pic:blipFill>
                  <pic:spPr>
                    <a:xfrm>
                      <a:off x="0" y="0"/>
                      <a:ext cx="5759450" cy="3239770"/>
                    </a:xfrm>
                    <a:prstGeom prst="rect">
                      <a:avLst/>
                    </a:prstGeom>
                  </pic:spPr>
                </pic:pic>
              </a:graphicData>
            </a:graphic>
          </wp:inline>
        </w:drawing>
      </w:r>
    </w:p>
    <w:p w14:paraId="3CC9E8D0" w14:textId="08372043" w:rsidR="00013B8E" w:rsidRPr="00013B8E" w:rsidRDefault="00013B8E" w:rsidP="2A155DB3">
      <w:pPr>
        <w:ind w:left="3584" w:hangingChars="1700" w:hanging="3584"/>
        <w:jc w:val="center"/>
        <w:rPr>
          <w:b/>
          <w:bCs/>
        </w:rPr>
      </w:pPr>
      <w:r w:rsidRPr="00013B8E">
        <w:rPr>
          <w:rFonts w:hint="eastAsia"/>
          <w:b/>
          <w:bCs/>
        </w:rPr>
        <w:t>図7-1</w:t>
      </w:r>
    </w:p>
    <w:p w14:paraId="7CBED27D" w14:textId="1D172492" w:rsidR="00184546" w:rsidRPr="00E74599" w:rsidRDefault="00184546" w:rsidP="001B0EC8"/>
    <w:p w14:paraId="6FBA07BF" w14:textId="1941BC5C" w:rsidR="00184546" w:rsidRDefault="001B0EC8" w:rsidP="001B0EC8">
      <w:pPr>
        <w:pStyle w:val="a1"/>
      </w:pPr>
      <w:r w:rsidRPr="00E74599">
        <w:t>AWS IAM Identity Center</w:t>
      </w:r>
      <w:r w:rsidR="00CF0164" w:rsidDel="00CA3637">
        <w:t>(</w:t>
      </w:r>
      <w:r w:rsidRPr="00E74599">
        <w:t>旧AWS SSO</w:t>
      </w:r>
      <w:r w:rsidR="00CF0164" w:rsidDel="00CA3637">
        <w:t>)</w:t>
      </w:r>
    </w:p>
    <w:p w14:paraId="7FE57C32" w14:textId="58FC242D" w:rsidR="001B0EC8" w:rsidRPr="00E74599" w:rsidRDefault="001B0EC8" w:rsidP="001B0EC8">
      <w:r w:rsidRPr="00E74599">
        <w:rPr>
          <w:rFonts w:hint="eastAsia"/>
        </w:rPr>
        <w:t xml:space="preserve">　</w:t>
      </w:r>
      <w:r w:rsidRPr="00E74599">
        <w:t>IAM Identity Centerは、複数のAWSアカウントや外部アプリケーションへのシングルサインオンを可能にするサービスです。従業員は一度のログインで複数の環境へアクセスできるため、利便性とセキュリティを両立できます。</w:t>
      </w:r>
    </w:p>
    <w:p w14:paraId="70DFEB8C" w14:textId="77777777" w:rsidR="00184546" w:rsidRDefault="00184546" w:rsidP="001B0EC8"/>
    <w:p w14:paraId="21DA88CC" w14:textId="4EC82FD5" w:rsidR="001B0EC8" w:rsidRPr="00E74599" w:rsidRDefault="001B0EC8" w:rsidP="001B0EC8">
      <w:r w:rsidRPr="00E74599">
        <w:rPr>
          <w:rFonts w:hint="eastAsia"/>
        </w:rPr>
        <w:t xml:space="preserve">　大規模組織では、従業員の入退社や部署異動に伴いアカウントの管理が複雑になります。</w:t>
      </w:r>
      <w:r w:rsidRPr="00E74599">
        <w:t>Identity CenterはAzure ADやOktaといった外部IDプロバイダと連携でき、既存のディレクトリをそのまま活用できます。これにより、ID管理を一元化し、人為的なミスや更新漏れを防止できます。</w:t>
      </w:r>
    </w:p>
    <w:p w14:paraId="44F560A2" w14:textId="77777777" w:rsidR="00184546" w:rsidRDefault="00184546" w:rsidP="001B0EC8"/>
    <w:p w14:paraId="57BEACAF" w14:textId="595C4CA6" w:rsidR="001B0EC8" w:rsidRPr="00E74599" w:rsidRDefault="001B0EC8" w:rsidP="001B0EC8">
      <w:r w:rsidRPr="00E74599">
        <w:rPr>
          <w:rFonts w:hint="eastAsia"/>
        </w:rPr>
        <w:t xml:space="preserve">　また、業務アプリケーションごとに異なる認証情報を使い分ける必要がなくなるため、パスワードの使い回しや管理コストを削減できる点も重要です。</w:t>
      </w:r>
    </w:p>
    <w:p w14:paraId="682B699E" w14:textId="77777777" w:rsidR="00184546" w:rsidRDefault="00184546" w:rsidP="001B0EC8"/>
    <w:p w14:paraId="115E4D91" w14:textId="133878E0" w:rsidR="00184546" w:rsidRDefault="001B0EC8" w:rsidP="001B0EC8">
      <w:pPr>
        <w:pStyle w:val="a1"/>
      </w:pPr>
      <w:r w:rsidRPr="00E74599">
        <w:t>AWS Organizations</w:t>
      </w:r>
    </w:p>
    <w:p w14:paraId="464F9EF6" w14:textId="647FAEB5" w:rsidR="001B0EC8" w:rsidRPr="00E74599" w:rsidRDefault="001B0EC8" w:rsidP="001B0EC8">
      <w:r w:rsidRPr="00E74599">
        <w:rPr>
          <w:rFonts w:hint="eastAsia"/>
        </w:rPr>
        <w:t xml:space="preserve">　</w:t>
      </w:r>
      <w:r w:rsidRPr="00E74599">
        <w:t>AWS Organizationsは、複数のAWSアカウントを包括的に管理できるサービスです。大規模なクラウド利用では、開発環境・本番環境・部門ごとにアカウントを分離することが一般的ですが、これを統合的に制御できるのがOrganizationsの強みです。</w:t>
      </w:r>
    </w:p>
    <w:p w14:paraId="4A58977C" w14:textId="77777777" w:rsidR="00184546" w:rsidRDefault="00184546" w:rsidP="001B0EC8"/>
    <w:p w14:paraId="77920D18" w14:textId="5556A795" w:rsidR="001B0EC8" w:rsidRPr="00E74599" w:rsidRDefault="001B0EC8" w:rsidP="001B0EC8">
      <w:r w:rsidRPr="00E74599">
        <w:rPr>
          <w:rFonts w:hint="eastAsia"/>
        </w:rPr>
        <w:t xml:space="preserve">　特に有用なのが</w:t>
      </w:r>
      <w:r w:rsidRPr="00E74599">
        <w:t>Service Control Policy</w:t>
      </w:r>
      <w:r w:rsidR="00CF0164">
        <w:t>(</w:t>
      </w:r>
      <w:r w:rsidRPr="00E74599">
        <w:t>SCP</w:t>
      </w:r>
      <w:r w:rsidR="00CF0164">
        <w:t>)</w:t>
      </w:r>
      <w:r w:rsidRPr="00E74599">
        <w:t>の仕組みです。SCPを使えば、OU単位で禁止ルールを適用でき、意図しない操作を未然に防げます。例えば「本番環境アカウントでは特定リージョンの利用を禁止」といったポリシーを適用することで、セキュリティとガバナンスを強化できます。</w:t>
      </w:r>
    </w:p>
    <w:p w14:paraId="0DAFD565" w14:textId="77777777" w:rsidR="00184546" w:rsidRDefault="00184546" w:rsidP="001B0EC8"/>
    <w:p w14:paraId="390D47BB" w14:textId="43B83AAD" w:rsidR="001B0EC8" w:rsidRPr="00E74599" w:rsidRDefault="001B0EC8" w:rsidP="001B0EC8">
      <w:r w:rsidRPr="00E74599">
        <w:rPr>
          <w:rFonts w:hint="eastAsia"/>
        </w:rPr>
        <w:lastRenderedPageBreak/>
        <w:t xml:space="preserve">　さらに、</w:t>
      </w:r>
      <w:r w:rsidRPr="00E74599">
        <w:t>Organizationsは統合請求機能を備えており、部門ごとのコストを集計できるため、経営管理上の透明性も向上します。</w:t>
      </w:r>
    </w:p>
    <w:p w14:paraId="0F156BE0" w14:textId="77777777" w:rsidR="00184546" w:rsidRDefault="00184546" w:rsidP="001B0EC8"/>
    <w:p w14:paraId="6EB946B6" w14:textId="301B1ADD" w:rsidR="00184546" w:rsidRDefault="001B0EC8" w:rsidP="001B0EC8">
      <w:pPr>
        <w:pStyle w:val="a1"/>
      </w:pPr>
      <w:r w:rsidRPr="00E74599">
        <w:t>AWS Directory Service</w:t>
      </w:r>
    </w:p>
    <w:p w14:paraId="1C73B9EA" w14:textId="4B71FB0F" w:rsidR="001B0EC8" w:rsidRPr="00E74599" w:rsidRDefault="001B0EC8" w:rsidP="001B0EC8">
      <w:r w:rsidRPr="00E74599">
        <w:rPr>
          <w:rFonts w:hint="eastAsia"/>
        </w:rPr>
        <w:t xml:space="preserve">　</w:t>
      </w:r>
      <w:r w:rsidRPr="00E74599">
        <w:t>AWS Directory Serviceは、クラウド上でMicrosoft Active Directoryを提供するサービスです。オンプレミスのADと統合すれば、既存の資格情報をそのまま利用してAWSリソースにアクセス可能です。</w:t>
      </w:r>
    </w:p>
    <w:p w14:paraId="651C4158" w14:textId="77777777" w:rsidR="00184546" w:rsidRDefault="00184546" w:rsidP="001B0EC8"/>
    <w:p w14:paraId="1EB00387" w14:textId="54DAB345" w:rsidR="001B0EC8" w:rsidRPr="00E74599" w:rsidRDefault="001B0EC8" w:rsidP="001B0EC8">
      <w:r w:rsidRPr="00E74599">
        <w:rPr>
          <w:rFonts w:hint="eastAsia"/>
        </w:rPr>
        <w:t xml:space="preserve">　ユーザーはオンプレとクラウドを意識することなく同じ認証基盤で利用でき、運用者にとっても管理の一元化が可能になります。特に既存の</w:t>
      </w:r>
      <w:r w:rsidRPr="00E74599">
        <w:t>WindowsベースのシステムとAWSを連携させる場合に有効です。</w:t>
      </w:r>
    </w:p>
    <w:p w14:paraId="1302D842" w14:textId="1AE25D64" w:rsidR="00346355" w:rsidRDefault="00346355">
      <w:pPr>
        <w:widowControl/>
        <w:jc w:val="left"/>
      </w:pPr>
      <w:r>
        <w:br w:type="page"/>
      </w:r>
    </w:p>
    <w:p w14:paraId="61840A63" w14:textId="6328C494" w:rsidR="001B0EC8" w:rsidRDefault="001B0EC8" w:rsidP="2A155DB3">
      <w:pPr>
        <w:pStyle w:val="2"/>
        <w:rPr>
          <w:ins w:id="31" w:author="Kojima Kenichi" w:date="2025-10-26T12:28:00Z" w16du:dateUtc="2025-10-26T03:28:00Z"/>
        </w:rPr>
      </w:pPr>
      <w:r w:rsidRPr="00E74599">
        <w:lastRenderedPageBreak/>
        <w:t>データ保護</w:t>
      </w:r>
    </w:p>
    <w:p w14:paraId="2B79EABD" w14:textId="6A112454" w:rsidR="00817BCD" w:rsidRPr="00817BCD" w:rsidRDefault="00817BCD">
      <w:pPr>
        <w:pPrChange w:id="32" w:author="Kojima Kenichi" w:date="2025-10-26T12:28:00Z" w16du:dateUtc="2025-10-26T03:28:00Z">
          <w:pPr>
            <w:pStyle w:val="2"/>
          </w:pPr>
        </w:pPrChange>
      </w:pPr>
      <w:ins w:id="33" w:author="Kojima Kenichi" w:date="2025-10-26T12:28:00Z" w16du:dateUtc="2025-10-26T03:28:00Z">
        <w:r>
          <w:rPr>
            <w:noProof/>
          </w:rPr>
          <w:drawing>
            <wp:inline distT="0" distB="0" distL="0" distR="0" wp14:anchorId="2EABA03B" wp14:editId="36739658">
              <wp:extent cx="5759450" cy="3239770"/>
              <wp:effectExtent l="0" t="0" r="0" b="0"/>
              <wp:docPr id="370919340"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19340" name=""/>
                      <pic:cNvPicPr/>
                    </pic:nvPicPr>
                    <pic:blipFill>
                      <a:blip r:embed="rId23">
                        <a:grayscl/>
                        <a:extLst>
                          <a:ext uri="{96DAC541-7B7A-43D3-8B79-37D633B846F1}">
                            <asvg:svgBlip xmlns:asvg="http://schemas.microsoft.com/office/drawing/2016/SVG/main" r:embed="rId24"/>
                          </a:ext>
                        </a:extLst>
                      </a:blip>
                      <a:stretch>
                        <a:fillRect/>
                      </a:stretch>
                    </pic:blipFill>
                    <pic:spPr>
                      <a:xfrm>
                        <a:off x="0" y="0"/>
                        <a:ext cx="5759450" cy="3239770"/>
                      </a:xfrm>
                      <a:prstGeom prst="rect">
                        <a:avLst/>
                      </a:prstGeom>
                    </pic:spPr>
                  </pic:pic>
                </a:graphicData>
              </a:graphic>
            </wp:inline>
          </w:drawing>
        </w:r>
      </w:ins>
    </w:p>
    <w:p w14:paraId="55B1E09A" w14:textId="1E88B4D1" w:rsidR="00184546" w:rsidDel="00767EB1" w:rsidRDefault="00C20D70" w:rsidP="001B0EC8">
      <w:pPr>
        <w:rPr>
          <w:del w:id="34" w:author="Kojima Kenichi" w:date="2025-10-26T12:29:00Z" w16du:dateUtc="2025-10-26T03:29:00Z"/>
        </w:rPr>
      </w:pPr>
      <w:del w:id="35" w:author="Kojima Kenichi" w:date="2025-10-26T12:29:00Z" w16du:dateUtc="2025-10-26T03:29:00Z">
        <w:r w:rsidDel="00767EB1">
          <w:rPr>
            <w:noProof/>
          </w:rPr>
          <w:drawing>
            <wp:inline distT="0" distB="0" distL="0" distR="0" wp14:anchorId="31E3D82E" wp14:editId="1C1DB569">
              <wp:extent cx="5759450" cy="3239770"/>
              <wp:effectExtent l="0" t="0" r="0" b="0"/>
              <wp:docPr id="1553224902"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24902" name=""/>
                      <pic:cNvPicPr/>
                    </pic:nvPicPr>
                    <pic:blipFill>
                      <a:blip r:embed="rId25">
                        <a:grayscl/>
                        <a:extLst>
                          <a:ext uri="{96DAC541-7B7A-43D3-8B79-37D633B846F1}">
                            <asvg:svgBlip xmlns:asvg="http://schemas.microsoft.com/office/drawing/2016/SVG/main" r:embed="rId26"/>
                          </a:ext>
                        </a:extLst>
                      </a:blip>
                      <a:stretch>
                        <a:fillRect/>
                      </a:stretch>
                    </pic:blipFill>
                    <pic:spPr>
                      <a:xfrm>
                        <a:off x="0" y="0"/>
                        <a:ext cx="5759450" cy="3239770"/>
                      </a:xfrm>
                      <a:prstGeom prst="rect">
                        <a:avLst/>
                      </a:prstGeom>
                    </pic:spPr>
                  </pic:pic>
                </a:graphicData>
              </a:graphic>
            </wp:inline>
          </w:drawing>
        </w:r>
      </w:del>
    </w:p>
    <w:p w14:paraId="2A5665B3" w14:textId="40D6A37D" w:rsidR="00C20D70" w:rsidRPr="005F3A92" w:rsidRDefault="005F3A92">
      <w:pPr>
        <w:pPrChange w:id="36" w:author="Kojima Kenichi" w:date="2025-10-26T12:29:00Z" w16du:dateUtc="2025-10-26T03:29:00Z">
          <w:pPr>
            <w:pBdr>
              <w:top w:val="nil"/>
              <w:left w:val="nil"/>
              <w:bottom w:val="nil"/>
              <w:right w:val="nil"/>
              <w:between w:val="nil"/>
            </w:pBdr>
            <w:jc w:val="left"/>
          </w:pPr>
        </w:pPrChange>
      </w:pPr>
      <w:r w:rsidRPr="00F32DD5">
        <w:rPr>
          <w:rFonts w:hint="eastAsia"/>
        </w:rPr>
        <w:t>スライド</w:t>
      </w:r>
      <w:r>
        <w:rPr>
          <w:rFonts w:hint="eastAsia"/>
        </w:rPr>
        <w:t>7</w:t>
      </w:r>
      <w:r w:rsidRPr="00F32DD5">
        <w:t>-</w:t>
      </w:r>
      <w:r>
        <w:rPr>
          <w:rFonts w:hint="eastAsia"/>
        </w:rPr>
        <w:t>2</w:t>
      </w:r>
      <w:r w:rsidRPr="00F32DD5">
        <w:t>:</w:t>
      </w:r>
      <w:r>
        <w:rPr>
          <w:rFonts w:hint="eastAsia"/>
        </w:rPr>
        <w:t>データ保護</w:t>
      </w:r>
    </w:p>
    <w:p w14:paraId="39FF47EE" w14:textId="77777777" w:rsidR="00C20D70" w:rsidRDefault="00C20D70" w:rsidP="001B0EC8"/>
    <w:p w14:paraId="3A4710F0" w14:textId="4478E69F" w:rsidR="00184546" w:rsidRPr="00E74599" w:rsidRDefault="001B0EC8" w:rsidP="002C61F1">
      <w:pPr>
        <w:pStyle w:val="a1"/>
      </w:pPr>
      <w:r w:rsidRPr="00E74599">
        <w:t>AWS Key Management Service</w:t>
      </w:r>
      <w:r w:rsidR="00CF0164">
        <w:t>(</w:t>
      </w:r>
      <w:r w:rsidRPr="00E74599">
        <w:t>KMS</w:t>
      </w:r>
      <w:r w:rsidR="00CF0164">
        <w:t>)</w:t>
      </w:r>
    </w:p>
    <w:p w14:paraId="01109C62" w14:textId="77777777" w:rsidR="001B0EC8" w:rsidRPr="00E74599" w:rsidRDefault="001B0EC8" w:rsidP="001B0EC8">
      <w:r w:rsidRPr="00E74599">
        <w:rPr>
          <w:rFonts w:hint="eastAsia"/>
        </w:rPr>
        <w:t xml:space="preserve">　</w:t>
      </w:r>
      <w:r w:rsidRPr="00E74599">
        <w:t>AWS KMSは暗号鍵のライフサイクルを集中管理できるサービスです。S3、EBS、RDSなど多くのAWSサービスに統合されており、保存データの暗号化を容易に実装できます。</w:t>
      </w:r>
    </w:p>
    <w:p w14:paraId="64850E8A" w14:textId="77777777" w:rsidR="00184546" w:rsidRDefault="00184546" w:rsidP="001B0EC8"/>
    <w:p w14:paraId="754C0243" w14:textId="5D89420C" w:rsidR="001D52CA" w:rsidRDefault="001B0EC8" w:rsidP="001B0EC8">
      <w:r w:rsidRPr="00E74599">
        <w:rPr>
          <w:rFonts w:hint="eastAsia"/>
        </w:rPr>
        <w:t xml:space="preserve">　</w:t>
      </w:r>
      <w:r w:rsidRPr="00E74599">
        <w:t>KMSの仕組みの中核はEnvelope暗号化です。これはデータそのものを暗号化するデータキーを生成し、そのデータキーをマスターキーで暗号化する方式です。この方式は効率的かつ安全性が高く、膨大なデータを扱うクラウド環境に適しています。</w:t>
      </w:r>
    </w:p>
    <w:p w14:paraId="75B7A2F8" w14:textId="77777777" w:rsidR="001D52CA" w:rsidRDefault="001D52CA">
      <w:pPr>
        <w:widowControl/>
        <w:jc w:val="left"/>
      </w:pPr>
      <w:r>
        <w:br w:type="page"/>
      </w:r>
    </w:p>
    <w:p w14:paraId="0CDE8C9D" w14:textId="6A5494D7" w:rsidR="00184546" w:rsidRDefault="001D52CA" w:rsidP="001B0EC8">
      <w:r>
        <w:rPr>
          <w:noProof/>
        </w:rPr>
        <w:lastRenderedPageBreak/>
        <w:drawing>
          <wp:inline distT="0" distB="0" distL="0" distR="0" wp14:anchorId="2B11206A" wp14:editId="172AABA8">
            <wp:extent cx="5759450" cy="3239770"/>
            <wp:effectExtent l="0" t="0" r="0" b="0"/>
            <wp:docPr id="1773085398"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85398" name=""/>
                    <pic:cNvPicPr/>
                  </pic:nvPicPr>
                  <pic:blipFill>
                    <a:blip r:embed="rId27">
                      <a:grayscl/>
                      <a:extLst>
                        <a:ext uri="{96DAC541-7B7A-43D3-8B79-37D633B846F1}">
                          <asvg:svgBlip xmlns:asvg="http://schemas.microsoft.com/office/drawing/2016/SVG/main" r:embed="rId28"/>
                        </a:ext>
                      </a:extLst>
                    </a:blip>
                    <a:stretch>
                      <a:fillRect/>
                    </a:stretch>
                  </pic:blipFill>
                  <pic:spPr>
                    <a:xfrm>
                      <a:off x="0" y="0"/>
                      <a:ext cx="5759450" cy="3239770"/>
                    </a:xfrm>
                    <a:prstGeom prst="rect">
                      <a:avLst/>
                    </a:prstGeom>
                  </pic:spPr>
                </pic:pic>
              </a:graphicData>
            </a:graphic>
          </wp:inline>
        </w:drawing>
      </w:r>
    </w:p>
    <w:p w14:paraId="6D23AB79" w14:textId="0F6C6284" w:rsidR="001D52CA" w:rsidRPr="00F80B2D" w:rsidRDefault="001D52CA" w:rsidP="2A155DB3">
      <w:pPr>
        <w:jc w:val="center"/>
        <w:rPr>
          <w:b/>
          <w:bCs/>
        </w:rPr>
      </w:pPr>
      <w:r w:rsidRPr="00F80B2D">
        <w:rPr>
          <w:rFonts w:hint="eastAsia"/>
          <w:b/>
          <w:bCs/>
        </w:rPr>
        <w:t>図7-2</w:t>
      </w:r>
    </w:p>
    <w:p w14:paraId="17B663FB" w14:textId="77777777" w:rsidR="001D52CA" w:rsidRPr="001D52CA" w:rsidRDefault="001D52CA" w:rsidP="001B0EC8"/>
    <w:p w14:paraId="7FFFBA0D" w14:textId="5F8BAFA7" w:rsidR="001B0EC8" w:rsidRPr="00E74599" w:rsidRDefault="001B0EC8" w:rsidP="001B0EC8">
      <w:r w:rsidRPr="00E74599">
        <w:rPr>
          <w:rFonts w:hint="eastAsia"/>
        </w:rPr>
        <w:t xml:space="preserve">　運用上は、鍵のローテーションが重要です。長期間同じ鍵を使用することはリスクにつながりますが、</w:t>
      </w:r>
      <w:r w:rsidRPr="00E74599">
        <w:t>KMSは自動ローテーション機能を提供しているため、定期的な更新を自動化できます。</w:t>
      </w:r>
    </w:p>
    <w:p w14:paraId="31E6C951" w14:textId="77777777" w:rsidR="00184546" w:rsidRDefault="00184546" w:rsidP="001B0EC8"/>
    <w:p w14:paraId="109177E4" w14:textId="50C50893" w:rsidR="001B0EC8" w:rsidRPr="00E74599" w:rsidRDefault="001B0EC8" w:rsidP="001B0EC8">
      <w:r w:rsidRPr="00E74599">
        <w:rPr>
          <w:rFonts w:hint="eastAsia"/>
        </w:rPr>
        <w:t xml:space="preserve">　さらに、</w:t>
      </w:r>
      <w:r w:rsidRPr="00E74599">
        <w:t>CloudTrailとの連携により、鍵の使用履歴をすべて監査可能です。これにより、内部不正や不審な利用を早期に発見することが可能になります。</w:t>
      </w:r>
    </w:p>
    <w:p w14:paraId="3023BE72" w14:textId="29B77A39" w:rsidR="00184546" w:rsidDel="00407920" w:rsidRDefault="00184546" w:rsidP="001B0EC8">
      <w:pPr>
        <w:rPr>
          <w:del w:id="37" w:author="Kojima Kenichi" w:date="2025-10-26T12:20:00Z" w16du:dateUtc="2025-10-26T03:20:00Z"/>
        </w:rPr>
      </w:pPr>
    </w:p>
    <w:p w14:paraId="6693F782" w14:textId="77777777" w:rsidR="00344398" w:rsidRDefault="00344398">
      <w:pPr>
        <w:pStyle w:val="a1"/>
        <w:numPr>
          <w:ilvl w:val="0"/>
          <w:numId w:val="0"/>
        </w:numPr>
        <w:ind w:left="440" w:hanging="440"/>
        <w:rPr>
          <w:ins w:id="38" w:author="Kojima Kenichi" w:date="2025-10-26T12:19:00Z" w16du:dateUtc="2025-10-26T03:19:00Z"/>
        </w:rPr>
        <w:pPrChange w:id="39" w:author="Kojima Kenichi" w:date="2025-10-26T12:20:00Z" w16du:dateUtc="2025-10-26T03:20:00Z">
          <w:pPr>
            <w:pStyle w:val="a1"/>
          </w:pPr>
        </w:pPrChange>
      </w:pPr>
    </w:p>
    <w:p w14:paraId="3B41F0DB" w14:textId="534A5B0E" w:rsidR="00184546" w:rsidRDefault="001B0EC8" w:rsidP="001B0EC8">
      <w:pPr>
        <w:pStyle w:val="a1"/>
      </w:pPr>
      <w:r w:rsidRPr="00E74599">
        <w:t>AWS Certificate Manager</w:t>
      </w:r>
      <w:r w:rsidR="00CF0164">
        <w:t>(</w:t>
      </w:r>
      <w:r w:rsidRPr="00E74599">
        <w:t>ACM</w:t>
      </w:r>
      <w:r w:rsidR="00CF0164">
        <w:t>)</w:t>
      </w:r>
    </w:p>
    <w:p w14:paraId="2132CADA" w14:textId="394F88DA" w:rsidR="001B0EC8" w:rsidRPr="00E74599" w:rsidRDefault="001B0EC8" w:rsidP="001B0EC8">
      <w:r w:rsidRPr="00E74599">
        <w:rPr>
          <w:rFonts w:hint="eastAsia"/>
        </w:rPr>
        <w:t xml:space="preserve">　</w:t>
      </w:r>
      <w:r w:rsidRPr="00E74599">
        <w:t>ACMはSSL/TLS証明書を自動で発行・更新・デプロイできるサービスです。証明書の更新漏れはセキュリティ事故の原因になりやすいですが、ACMでは自動更新されるため安心です。</w:t>
      </w:r>
    </w:p>
    <w:p w14:paraId="0755665E" w14:textId="77777777" w:rsidR="00184546" w:rsidRDefault="00184546" w:rsidP="001B0EC8"/>
    <w:p w14:paraId="349CE2D7" w14:textId="6BC1DD58" w:rsidR="001B0EC8" w:rsidRPr="00E74599" w:rsidRDefault="001B0EC8" w:rsidP="001B0EC8">
      <w:r w:rsidRPr="00E74599">
        <w:rPr>
          <w:rFonts w:hint="eastAsia"/>
        </w:rPr>
        <w:t xml:space="preserve">　</w:t>
      </w:r>
      <w:r w:rsidRPr="00E74599">
        <w:t>ALBやCloudFrontと組み合わせることで、インターネット通信を容易にHTTPS化できます。これにより、ユーザーとの通信が暗号化され、盗聴や改ざんを防止できます。</w:t>
      </w:r>
    </w:p>
    <w:p w14:paraId="573059DD" w14:textId="77777777" w:rsidR="00184546" w:rsidRDefault="00184546" w:rsidP="001B0EC8"/>
    <w:p w14:paraId="01B71D30" w14:textId="7244DF1D" w:rsidR="001B0EC8" w:rsidRPr="00E74599" w:rsidRDefault="001B0EC8" w:rsidP="001B0EC8">
      <w:r w:rsidRPr="00E74599">
        <w:rPr>
          <w:rFonts w:hint="eastAsia"/>
        </w:rPr>
        <w:t xml:space="preserve">　また、</w:t>
      </w:r>
      <w:r w:rsidRPr="00E74599">
        <w:t>ACMはプライベート証明書の発行にも対応しており、内部システムにおける安全な通信環境の構築にも利用できます。</w:t>
      </w:r>
    </w:p>
    <w:p w14:paraId="5CAF85BE" w14:textId="054AD9BD" w:rsidR="005F3A92" w:rsidRDefault="005F3A92">
      <w:pPr>
        <w:widowControl/>
        <w:jc w:val="left"/>
      </w:pPr>
      <w:r>
        <w:br w:type="page"/>
      </w:r>
    </w:p>
    <w:p w14:paraId="68E76E10" w14:textId="598698BD" w:rsidR="001B0EC8" w:rsidRDefault="001B0EC8" w:rsidP="2A155DB3">
      <w:pPr>
        <w:pStyle w:val="2"/>
        <w:rPr>
          <w:ins w:id="40" w:author="Kojima Kenichi" w:date="2025-10-26T12:29:00Z" w16du:dateUtc="2025-10-26T03:29:00Z"/>
        </w:rPr>
      </w:pPr>
      <w:bookmarkStart w:id="41" w:name="_Hlk210150173"/>
      <w:r w:rsidRPr="00E74599">
        <w:lastRenderedPageBreak/>
        <w:t>アプリケーション・ネットワーク保護</w:t>
      </w:r>
      <w:bookmarkEnd w:id="41"/>
    </w:p>
    <w:p w14:paraId="6508BF49" w14:textId="7B4315E0" w:rsidR="00767EB1" w:rsidRPr="00767EB1" w:rsidRDefault="00767EB1">
      <w:pPr>
        <w:pPrChange w:id="42" w:author="Kojima Kenichi" w:date="2025-10-26T12:29:00Z" w16du:dateUtc="2025-10-26T03:29:00Z">
          <w:pPr>
            <w:pStyle w:val="2"/>
          </w:pPr>
        </w:pPrChange>
      </w:pPr>
      <w:ins w:id="43" w:author="Kojima Kenichi" w:date="2025-10-26T12:29:00Z" w16du:dateUtc="2025-10-26T03:29:00Z">
        <w:r>
          <w:rPr>
            <w:noProof/>
          </w:rPr>
          <w:drawing>
            <wp:inline distT="0" distB="0" distL="0" distR="0" wp14:anchorId="57AB30C7" wp14:editId="497C4834">
              <wp:extent cx="5759450" cy="3239770"/>
              <wp:effectExtent l="0" t="0" r="0" b="0"/>
              <wp:docPr id="1935963539"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63539" name=""/>
                      <pic:cNvPicPr/>
                    </pic:nvPicPr>
                    <pic:blipFill>
                      <a:blip r:embed="rId29">
                        <a:grayscl/>
                        <a:extLst>
                          <a:ext uri="{96DAC541-7B7A-43D3-8B79-37D633B846F1}">
                            <asvg:svgBlip xmlns:asvg="http://schemas.microsoft.com/office/drawing/2016/SVG/main" r:embed="rId30"/>
                          </a:ext>
                        </a:extLst>
                      </a:blip>
                      <a:stretch>
                        <a:fillRect/>
                      </a:stretch>
                    </pic:blipFill>
                    <pic:spPr>
                      <a:xfrm>
                        <a:off x="0" y="0"/>
                        <a:ext cx="5759450" cy="3239770"/>
                      </a:xfrm>
                      <a:prstGeom prst="rect">
                        <a:avLst/>
                      </a:prstGeom>
                    </pic:spPr>
                  </pic:pic>
                </a:graphicData>
              </a:graphic>
            </wp:inline>
          </w:drawing>
        </w:r>
      </w:ins>
    </w:p>
    <w:p w14:paraId="0E68E896" w14:textId="67DD07BF" w:rsidR="00184546" w:rsidDel="00BF36E9" w:rsidRDefault="009C10A1" w:rsidP="001B0EC8">
      <w:pPr>
        <w:rPr>
          <w:del w:id="44" w:author="Kojima Kenichi" w:date="2025-10-26T12:30:00Z" w16du:dateUtc="2025-10-26T03:30:00Z"/>
        </w:rPr>
      </w:pPr>
      <w:del w:id="45" w:author="Kojima Kenichi" w:date="2025-10-26T12:30:00Z" w16du:dateUtc="2025-10-26T03:30:00Z">
        <w:r w:rsidDel="00BF36E9">
          <w:rPr>
            <w:noProof/>
          </w:rPr>
          <w:drawing>
            <wp:inline distT="0" distB="0" distL="0" distR="0" wp14:anchorId="10479AAB" wp14:editId="2E13F3E1">
              <wp:extent cx="5759450" cy="3239770"/>
              <wp:effectExtent l="0" t="0" r="0" b="0"/>
              <wp:docPr id="1353636932"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36932" name=""/>
                      <pic:cNvPicPr/>
                    </pic:nvPicPr>
                    <pic:blipFill>
                      <a:blip r:embed="rId31">
                        <a:grayscl/>
                        <a:extLst>
                          <a:ext uri="{96DAC541-7B7A-43D3-8B79-37D633B846F1}">
                            <asvg:svgBlip xmlns:asvg="http://schemas.microsoft.com/office/drawing/2016/SVG/main" r:embed="rId32"/>
                          </a:ext>
                        </a:extLst>
                      </a:blip>
                      <a:stretch>
                        <a:fillRect/>
                      </a:stretch>
                    </pic:blipFill>
                    <pic:spPr>
                      <a:xfrm>
                        <a:off x="0" y="0"/>
                        <a:ext cx="5759450" cy="3239770"/>
                      </a:xfrm>
                      <a:prstGeom prst="rect">
                        <a:avLst/>
                      </a:prstGeom>
                    </pic:spPr>
                  </pic:pic>
                </a:graphicData>
              </a:graphic>
            </wp:inline>
          </w:drawing>
        </w:r>
      </w:del>
    </w:p>
    <w:p w14:paraId="2EA24CA2" w14:textId="32EF949E" w:rsidR="00A8143D" w:rsidRPr="00F32DD5" w:rsidRDefault="00A8143D" w:rsidP="00A8143D">
      <w:pPr>
        <w:pBdr>
          <w:top w:val="nil"/>
          <w:left w:val="nil"/>
          <w:bottom w:val="nil"/>
          <w:right w:val="nil"/>
          <w:between w:val="nil"/>
        </w:pBdr>
        <w:jc w:val="left"/>
      </w:pPr>
      <w:r w:rsidRPr="00F32DD5">
        <w:rPr>
          <w:rFonts w:hint="eastAsia"/>
        </w:rPr>
        <w:t>スライド</w:t>
      </w:r>
      <w:r>
        <w:rPr>
          <w:rFonts w:hint="eastAsia"/>
        </w:rPr>
        <w:t>7</w:t>
      </w:r>
      <w:r w:rsidRPr="00F32DD5">
        <w:t>-</w:t>
      </w:r>
      <w:r>
        <w:rPr>
          <w:rFonts w:hint="eastAsia"/>
        </w:rPr>
        <w:t>3</w:t>
      </w:r>
      <w:r w:rsidRPr="00F32DD5">
        <w:t>:</w:t>
      </w:r>
      <w:del w:id="46" w:author="Kojima Kenichi" w:date="2025-10-26T12:43:00Z" w16du:dateUtc="2025-10-26T03:43:00Z">
        <w:r w:rsidRPr="00A8143D" w:rsidDel="00377CFE">
          <w:rPr>
            <w:rFonts w:hint="eastAsia"/>
          </w:rPr>
          <w:delText xml:space="preserve"> </w:delText>
        </w:r>
      </w:del>
      <w:r w:rsidRPr="00A8143D">
        <w:rPr>
          <w:rFonts w:hint="eastAsia"/>
        </w:rPr>
        <w:t>アプリケーション・ネットワーク保護</w:t>
      </w:r>
    </w:p>
    <w:p w14:paraId="01796D4A" w14:textId="77777777" w:rsidR="009C10A1" w:rsidRPr="00A8143D" w:rsidRDefault="009C10A1" w:rsidP="001B0EC8"/>
    <w:p w14:paraId="7F8DF27B" w14:textId="0176A0FE" w:rsidR="00184546" w:rsidRDefault="001B0EC8" w:rsidP="001B0EC8">
      <w:pPr>
        <w:pStyle w:val="a1"/>
      </w:pPr>
      <w:r w:rsidRPr="00E74599">
        <w:t>AWS WAF</w:t>
      </w:r>
    </w:p>
    <w:p w14:paraId="4A7A49DF" w14:textId="550D6FFC" w:rsidR="001B0EC8" w:rsidRDefault="001B0EC8" w:rsidP="001B0EC8">
      <w:r w:rsidRPr="00E74599">
        <w:rPr>
          <w:rFonts w:hint="eastAsia"/>
        </w:rPr>
        <w:t xml:space="preserve">　</w:t>
      </w:r>
      <w:r w:rsidRPr="00E74599">
        <w:t>AWS WAFはWebアプリケーションファイアウォールであり、SQLインジェクションやクロスサイトスクリプティングといった攻撃からアプリケーションを保護します。CloudFrontやALBに適用すれば、インターネットからの不正リクエストをアプリケーション到達前に遮断可能です。</w:t>
      </w:r>
    </w:p>
    <w:p w14:paraId="3CDDFC9E" w14:textId="77777777" w:rsidR="001D22AF" w:rsidRPr="00E74599" w:rsidRDefault="001D22AF" w:rsidP="001B0EC8"/>
    <w:p w14:paraId="4C5D23CA" w14:textId="62619592" w:rsidR="000F5655" w:rsidRDefault="001D22AF" w:rsidP="001D22AF">
      <w:r>
        <w:rPr>
          <w:noProof/>
        </w:rPr>
        <w:drawing>
          <wp:inline distT="0" distB="0" distL="0" distR="0" wp14:anchorId="17D32EC3" wp14:editId="0BA97E63">
            <wp:extent cx="5759450" cy="3239770"/>
            <wp:effectExtent l="0" t="0" r="0" b="0"/>
            <wp:docPr id="1920973567"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73567" name=""/>
                    <pic:cNvPicPr/>
                  </pic:nvPicPr>
                  <pic:blipFill>
                    <a:blip r:embed="rId33">
                      <a:grayscl/>
                      <a:extLst>
                        <a:ext uri="{96DAC541-7B7A-43D3-8B79-37D633B846F1}">
                          <asvg:svgBlip xmlns:asvg="http://schemas.microsoft.com/office/drawing/2016/SVG/main" r:embed="rId34"/>
                        </a:ext>
                      </a:extLst>
                    </a:blip>
                    <a:stretch>
                      <a:fillRect/>
                    </a:stretch>
                  </pic:blipFill>
                  <pic:spPr>
                    <a:xfrm>
                      <a:off x="0" y="0"/>
                      <a:ext cx="5759450" cy="3239770"/>
                    </a:xfrm>
                    <a:prstGeom prst="rect">
                      <a:avLst/>
                    </a:prstGeom>
                  </pic:spPr>
                </pic:pic>
              </a:graphicData>
            </a:graphic>
          </wp:inline>
        </w:drawing>
      </w:r>
    </w:p>
    <w:p w14:paraId="33E40ACE" w14:textId="676E77FE" w:rsidR="000F5655" w:rsidRPr="000F5655" w:rsidRDefault="000F5655" w:rsidP="2A155DB3">
      <w:pPr>
        <w:jc w:val="center"/>
        <w:rPr>
          <w:b/>
          <w:bCs/>
        </w:rPr>
      </w:pPr>
      <w:r w:rsidRPr="000F5655">
        <w:rPr>
          <w:rFonts w:hint="eastAsia"/>
          <w:b/>
          <w:bCs/>
        </w:rPr>
        <w:t>図7-3</w:t>
      </w:r>
    </w:p>
    <w:p w14:paraId="5070DBFC" w14:textId="5EEC7CA1" w:rsidR="001B0EC8" w:rsidRPr="00E74599" w:rsidRDefault="001B0EC8" w:rsidP="001B0EC8">
      <w:r w:rsidRPr="00E74599">
        <w:rPr>
          <w:rFonts w:hint="eastAsia"/>
        </w:rPr>
        <w:lastRenderedPageBreak/>
        <w:t xml:space="preserve">　また、カスタムルールやマネージドルールを組み合わせることで、特定の攻撃パターンやボットによる不正アクセスを防止できます。特に</w:t>
      </w:r>
      <w:r w:rsidRPr="00E74599">
        <w:t>ECサイトや金融サービスでは必須の対策といえます。</w:t>
      </w:r>
    </w:p>
    <w:p w14:paraId="7AF1C6A2" w14:textId="77777777" w:rsidR="00184546" w:rsidRDefault="00184546" w:rsidP="001B0EC8"/>
    <w:p w14:paraId="4767DDB8" w14:textId="0651B1D3" w:rsidR="00184546" w:rsidRDefault="001B0EC8" w:rsidP="001B0EC8">
      <w:pPr>
        <w:pStyle w:val="a1"/>
      </w:pPr>
      <w:r w:rsidRPr="00E74599">
        <w:t>AWS Shield</w:t>
      </w:r>
    </w:p>
    <w:p w14:paraId="5D9F1494" w14:textId="0A10F3DB" w:rsidR="001B0EC8" w:rsidRPr="00E74599" w:rsidRDefault="001B0EC8" w:rsidP="001B0EC8">
      <w:r w:rsidRPr="00E74599">
        <w:rPr>
          <w:rFonts w:hint="eastAsia"/>
        </w:rPr>
        <w:t xml:space="preserve">　</w:t>
      </w:r>
      <w:r w:rsidRPr="00E74599">
        <w:t>AWS ShieldはDDoS攻撃を防御するサービスです。標準機能はAWS全ユーザーに無償で提供され、L3/L4層の攻撃を自動的に検知・緩和します。</w:t>
      </w:r>
    </w:p>
    <w:p w14:paraId="1C091F6D" w14:textId="77777777" w:rsidR="00184546" w:rsidRDefault="00184546" w:rsidP="001B0EC8"/>
    <w:p w14:paraId="3AE54DEE" w14:textId="76B1BF69" w:rsidR="001B0EC8" w:rsidRPr="00E74599" w:rsidRDefault="001B0EC8" w:rsidP="001B0EC8">
      <w:r w:rsidRPr="00E74599">
        <w:rPr>
          <w:rFonts w:hint="eastAsia"/>
        </w:rPr>
        <w:t xml:space="preserve">　有償版の</w:t>
      </w:r>
      <w:r w:rsidRPr="00E74599">
        <w:t>Shield Advancedでは、攻撃の可視化、専門チームによる24時間サポート、費用補償などが含まれており、可用性が最重要のシステムで採用されています。</w:t>
      </w:r>
    </w:p>
    <w:p w14:paraId="23D048A5" w14:textId="77777777" w:rsidR="00184546" w:rsidRDefault="00184546" w:rsidP="001B0EC8"/>
    <w:p w14:paraId="5CD416AA" w14:textId="53251C1F" w:rsidR="00184546" w:rsidRDefault="001B0EC8" w:rsidP="001B0EC8">
      <w:pPr>
        <w:pStyle w:val="a1"/>
      </w:pPr>
      <w:r w:rsidRPr="00E74599">
        <w:t>VPCのセキュリティ</w:t>
      </w:r>
      <w:r w:rsidR="00FA02A7" w:rsidDel="00BA524E">
        <w:rPr>
          <w:rFonts w:hint="eastAsia"/>
        </w:rPr>
        <w:t>(</w:t>
      </w:r>
      <w:r w:rsidRPr="00E74599">
        <w:t>Security Groups / NACL</w:t>
      </w:r>
      <w:r w:rsidR="00FA02A7" w:rsidDel="00BA524E">
        <w:rPr>
          <w:rFonts w:hint="eastAsia"/>
        </w:rPr>
        <w:t>)</w:t>
      </w:r>
    </w:p>
    <w:p w14:paraId="26DA2B2F" w14:textId="5DBDFE5D" w:rsidR="001B0EC8" w:rsidRPr="00E74599" w:rsidRDefault="001B0EC8" w:rsidP="001B0EC8">
      <w:r w:rsidRPr="00E74599">
        <w:rPr>
          <w:rFonts w:hint="eastAsia"/>
        </w:rPr>
        <w:t xml:space="preserve">　</w:t>
      </w:r>
      <w:r w:rsidRPr="00E74599">
        <w:t>VPCにおけるセキュリティ制御の基本はセキュリティグループとネットワークACLです。セキュリティグループはインスタンス単位でのステートフルな制御を行い、許可した通信に対する応答は自動的に許可されます。</w:t>
      </w:r>
    </w:p>
    <w:p w14:paraId="0E18D339" w14:textId="77777777" w:rsidR="00184546" w:rsidRDefault="00184546" w:rsidP="001B0EC8"/>
    <w:p w14:paraId="1AB783EA" w14:textId="4F7672A4" w:rsidR="001B0EC8" w:rsidRPr="00E74599" w:rsidRDefault="001B0EC8" w:rsidP="001B0EC8">
      <w:r w:rsidRPr="00E74599">
        <w:rPr>
          <w:rFonts w:hint="eastAsia"/>
        </w:rPr>
        <w:t xml:space="preserve">　一方、ネットワーク</w:t>
      </w:r>
      <w:r w:rsidRPr="00E74599">
        <w:t>ACLはサブネット単位でのステートレス制御を行い、送受信両方のルールを定義する必要があります。これらを組み合わせることで柔軟かつ堅牢なネットワーク防御を実現できます。</w:t>
      </w:r>
    </w:p>
    <w:p w14:paraId="6ECD8502" w14:textId="0851EDF1" w:rsidR="00A8143D" w:rsidRDefault="00A8143D">
      <w:pPr>
        <w:widowControl/>
        <w:jc w:val="left"/>
      </w:pPr>
      <w:r>
        <w:br w:type="page"/>
      </w:r>
    </w:p>
    <w:p w14:paraId="0D4C79AF" w14:textId="236C28FF" w:rsidR="001B0EC8" w:rsidRDefault="001B0EC8" w:rsidP="2A155DB3">
      <w:pPr>
        <w:pStyle w:val="2"/>
        <w:rPr>
          <w:ins w:id="47" w:author="Kojima Kenichi" w:date="2025-10-26T12:31:00Z" w16du:dateUtc="2025-10-26T03:31:00Z"/>
        </w:rPr>
      </w:pPr>
      <w:r w:rsidRPr="00E74599">
        <w:lastRenderedPageBreak/>
        <w:t>検出と対応</w:t>
      </w:r>
    </w:p>
    <w:p w14:paraId="01D18439" w14:textId="52C90674" w:rsidR="00391D14" w:rsidRPr="00391D14" w:rsidRDefault="00391D14">
      <w:pPr>
        <w:pPrChange w:id="48" w:author="Kojima Kenichi" w:date="2025-10-26T12:31:00Z" w16du:dateUtc="2025-10-26T03:31:00Z">
          <w:pPr>
            <w:pStyle w:val="2"/>
          </w:pPr>
        </w:pPrChange>
      </w:pPr>
      <w:ins w:id="49" w:author="Kojima Kenichi" w:date="2025-10-26T12:31:00Z" w16du:dateUtc="2025-10-26T03:31:00Z">
        <w:r>
          <w:rPr>
            <w:noProof/>
          </w:rPr>
          <w:drawing>
            <wp:inline distT="0" distB="0" distL="0" distR="0" wp14:anchorId="050965DD" wp14:editId="068D9194">
              <wp:extent cx="5759450" cy="3239770"/>
              <wp:effectExtent l="0" t="0" r="0" b="0"/>
              <wp:docPr id="11252847"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847" name=""/>
                      <pic:cNvPicPr/>
                    </pic:nvPicPr>
                    <pic:blipFill>
                      <a:blip r:embed="rId35">
                        <a:grayscl/>
                        <a:extLst>
                          <a:ext uri="{96DAC541-7B7A-43D3-8B79-37D633B846F1}">
                            <asvg:svgBlip xmlns:asvg="http://schemas.microsoft.com/office/drawing/2016/SVG/main" r:embed="rId36"/>
                          </a:ext>
                        </a:extLst>
                      </a:blip>
                      <a:stretch>
                        <a:fillRect/>
                      </a:stretch>
                    </pic:blipFill>
                    <pic:spPr>
                      <a:xfrm>
                        <a:off x="0" y="0"/>
                        <a:ext cx="5759450" cy="3239770"/>
                      </a:xfrm>
                      <a:prstGeom prst="rect">
                        <a:avLst/>
                      </a:prstGeom>
                    </pic:spPr>
                  </pic:pic>
                </a:graphicData>
              </a:graphic>
            </wp:inline>
          </w:drawing>
        </w:r>
      </w:ins>
    </w:p>
    <w:p w14:paraId="1CADE39B" w14:textId="2CBAAB72" w:rsidR="00184546" w:rsidDel="00391D14" w:rsidRDefault="001473B6" w:rsidP="001B0EC8">
      <w:pPr>
        <w:rPr>
          <w:del w:id="50" w:author="Kojima Kenichi" w:date="2025-10-26T12:31:00Z" w16du:dateUtc="2025-10-26T03:31:00Z"/>
        </w:rPr>
      </w:pPr>
      <w:del w:id="51" w:author="Kojima Kenichi" w:date="2025-10-26T12:31:00Z" w16du:dateUtc="2025-10-26T03:31:00Z">
        <w:r w:rsidDel="00391D14">
          <w:rPr>
            <w:noProof/>
          </w:rPr>
          <w:drawing>
            <wp:inline distT="0" distB="0" distL="0" distR="0" wp14:anchorId="74970F38" wp14:editId="04779FE4">
              <wp:extent cx="5759450" cy="3239770"/>
              <wp:effectExtent l="0" t="0" r="0" b="0"/>
              <wp:docPr id="1763401357"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01357" name=""/>
                      <pic:cNvPicPr/>
                    </pic:nvPicPr>
                    <pic:blipFill>
                      <a:blip r:embed="rId37">
                        <a:grayscl/>
                        <a:extLst>
                          <a:ext uri="{96DAC541-7B7A-43D3-8B79-37D633B846F1}">
                            <asvg:svgBlip xmlns:asvg="http://schemas.microsoft.com/office/drawing/2016/SVG/main" r:embed="rId38"/>
                          </a:ext>
                        </a:extLst>
                      </a:blip>
                      <a:stretch>
                        <a:fillRect/>
                      </a:stretch>
                    </pic:blipFill>
                    <pic:spPr>
                      <a:xfrm>
                        <a:off x="0" y="0"/>
                        <a:ext cx="5759450" cy="3239770"/>
                      </a:xfrm>
                      <a:prstGeom prst="rect">
                        <a:avLst/>
                      </a:prstGeom>
                    </pic:spPr>
                  </pic:pic>
                </a:graphicData>
              </a:graphic>
            </wp:inline>
          </w:drawing>
        </w:r>
      </w:del>
    </w:p>
    <w:p w14:paraId="25090AD7" w14:textId="7ADE62E5" w:rsidR="001473B6" w:rsidRDefault="000718C1">
      <w:pPr>
        <w:pPrChange w:id="52" w:author="Kojima Kenichi" w:date="2025-10-26T12:31:00Z" w16du:dateUtc="2025-10-26T03:31:00Z">
          <w:pPr>
            <w:pBdr>
              <w:top w:val="nil"/>
              <w:left w:val="nil"/>
              <w:bottom w:val="nil"/>
              <w:right w:val="nil"/>
              <w:between w:val="nil"/>
            </w:pBdr>
            <w:jc w:val="left"/>
          </w:pPr>
        </w:pPrChange>
      </w:pPr>
      <w:r w:rsidRPr="00F32DD5">
        <w:rPr>
          <w:rFonts w:hint="eastAsia"/>
        </w:rPr>
        <w:t>スライド</w:t>
      </w:r>
      <w:r>
        <w:rPr>
          <w:rFonts w:hint="eastAsia"/>
        </w:rPr>
        <w:t>7</w:t>
      </w:r>
      <w:r w:rsidRPr="00F32DD5">
        <w:t>-</w:t>
      </w:r>
      <w:r>
        <w:rPr>
          <w:rFonts w:hint="eastAsia"/>
        </w:rPr>
        <w:t>4</w:t>
      </w:r>
      <w:r w:rsidRPr="00F32DD5">
        <w:t>:</w:t>
      </w:r>
      <w:r>
        <w:rPr>
          <w:rFonts w:hint="eastAsia"/>
        </w:rPr>
        <w:t>検出と対応</w:t>
      </w:r>
    </w:p>
    <w:p w14:paraId="470ACAA5" w14:textId="77777777" w:rsidR="000718C1" w:rsidRPr="000718C1" w:rsidRDefault="000718C1" w:rsidP="000718C1">
      <w:pPr>
        <w:pBdr>
          <w:top w:val="nil"/>
          <w:left w:val="nil"/>
          <w:bottom w:val="nil"/>
          <w:right w:val="nil"/>
          <w:between w:val="nil"/>
        </w:pBdr>
        <w:jc w:val="left"/>
      </w:pPr>
    </w:p>
    <w:p w14:paraId="6F4104C0" w14:textId="3386ADBC" w:rsidR="00184546" w:rsidRDefault="001B0EC8" w:rsidP="001B0EC8">
      <w:pPr>
        <w:pStyle w:val="a1"/>
      </w:pPr>
      <w:r w:rsidRPr="00E74599">
        <w:t xml:space="preserve">Amazon </w:t>
      </w:r>
      <w:proofErr w:type="spellStart"/>
      <w:r w:rsidRPr="00E74599">
        <w:t>GuardDuty</w:t>
      </w:r>
      <w:proofErr w:type="spellEnd"/>
    </w:p>
    <w:p w14:paraId="287A26BD" w14:textId="0672700B" w:rsidR="001B0EC8" w:rsidRDefault="001B0EC8" w:rsidP="001B0EC8">
      <w:pPr>
        <w:rPr>
          <w:ins w:id="53" w:author="Kojima Kenichi" w:date="2025-10-26T13:40:00Z" w16du:dateUtc="2025-10-26T04:40:00Z"/>
        </w:rPr>
      </w:pPr>
      <w:r w:rsidRPr="00E74599">
        <w:rPr>
          <w:rFonts w:hint="eastAsia"/>
        </w:rPr>
        <w:t xml:space="preserve">　</w:t>
      </w:r>
      <w:proofErr w:type="spellStart"/>
      <w:r w:rsidRPr="00E74599">
        <w:t>GuardDuty</w:t>
      </w:r>
      <w:proofErr w:type="spellEnd"/>
      <w:r w:rsidRPr="00E74599">
        <w:t>はVPCフローログ、CloudTrailログ、DNSログを分析し、異常な挙動を自動的に検出します。機械学習と脅威インテリジェンスを組み合わせ、不正アクセスやマルウェア通信を高精度に検知します。</w:t>
      </w:r>
    </w:p>
    <w:p w14:paraId="5F55EB62" w14:textId="77777777" w:rsidR="00470115" w:rsidRPr="00E74599" w:rsidRDefault="00470115" w:rsidP="001B0EC8"/>
    <w:p w14:paraId="0D0E38DD" w14:textId="6F25CD38" w:rsidR="00443EAD" w:rsidRDefault="00CC03E5" w:rsidP="00CC03E5">
      <w:r>
        <w:rPr>
          <w:noProof/>
        </w:rPr>
        <w:drawing>
          <wp:inline distT="0" distB="0" distL="0" distR="0" wp14:anchorId="7EDE5D51" wp14:editId="6A0CEB70">
            <wp:extent cx="5759450" cy="3239770"/>
            <wp:effectExtent l="0" t="0" r="0" b="0"/>
            <wp:docPr id="2027843321"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43321" name=""/>
                    <pic:cNvPicPr/>
                  </pic:nvPicPr>
                  <pic:blipFill>
                    <a:blip r:embed="rId39">
                      <a:grayscl/>
                      <a:extLst>
                        <a:ext uri="{96DAC541-7B7A-43D3-8B79-37D633B846F1}">
                          <asvg:svgBlip xmlns:asvg="http://schemas.microsoft.com/office/drawing/2016/SVG/main" r:embed="rId40"/>
                        </a:ext>
                      </a:extLst>
                    </a:blip>
                    <a:stretch>
                      <a:fillRect/>
                    </a:stretch>
                  </pic:blipFill>
                  <pic:spPr>
                    <a:xfrm>
                      <a:off x="0" y="0"/>
                      <a:ext cx="5759450" cy="3239770"/>
                    </a:xfrm>
                    <a:prstGeom prst="rect">
                      <a:avLst/>
                    </a:prstGeom>
                  </pic:spPr>
                </pic:pic>
              </a:graphicData>
            </a:graphic>
          </wp:inline>
        </w:drawing>
      </w:r>
    </w:p>
    <w:p w14:paraId="257D8485" w14:textId="47F4CD02" w:rsidR="00CC03E5" w:rsidRDefault="005C6807" w:rsidP="001B0EC8">
      <w:pPr>
        <w:rPr>
          <w:b/>
          <w:bCs/>
        </w:rPr>
      </w:pPr>
      <w:r>
        <w:rPr>
          <w:rFonts w:hint="eastAsia"/>
        </w:rPr>
        <w:t xml:space="preserve">　　　　　　　　　　　　　　　　　　　　</w:t>
      </w:r>
      <w:r w:rsidRPr="005C6807">
        <w:rPr>
          <w:rFonts w:hint="eastAsia"/>
          <w:b/>
          <w:bCs/>
        </w:rPr>
        <w:t>図7-4</w:t>
      </w:r>
    </w:p>
    <w:p w14:paraId="1569AD5B" w14:textId="254F1A0D" w:rsidR="00CC03E5" w:rsidDel="00470115" w:rsidRDefault="00CC03E5">
      <w:pPr>
        <w:widowControl/>
        <w:jc w:val="left"/>
        <w:rPr>
          <w:del w:id="54" w:author="Kojima Kenichi" w:date="2025-10-26T13:40:00Z" w16du:dateUtc="2025-10-26T04:40:00Z"/>
          <w:b/>
          <w:bCs/>
        </w:rPr>
      </w:pPr>
      <w:del w:id="55" w:author="Kojima Kenichi" w:date="2025-10-26T13:40:00Z" w16du:dateUtc="2025-10-26T04:40:00Z">
        <w:r w:rsidDel="00470115">
          <w:rPr>
            <w:b/>
            <w:bCs/>
          </w:rPr>
          <w:lastRenderedPageBreak/>
          <w:br w:type="page"/>
        </w:r>
      </w:del>
    </w:p>
    <w:p w14:paraId="712CECB6" w14:textId="74E33F5D" w:rsidR="001B0EC8" w:rsidRPr="00E74599" w:rsidRDefault="001B0EC8">
      <w:pPr>
        <w:widowControl/>
        <w:jc w:val="left"/>
        <w:pPrChange w:id="56" w:author="Kojima Kenichi" w:date="2025-10-26T13:40:00Z" w16du:dateUtc="2025-10-26T04:40:00Z">
          <w:pPr/>
        </w:pPrChange>
      </w:pPr>
      <w:r w:rsidRPr="00E74599">
        <w:rPr>
          <w:rFonts w:hint="eastAsia"/>
        </w:rPr>
        <w:t xml:space="preserve">　運用負荷が少なく、</w:t>
      </w:r>
      <w:r w:rsidRPr="00E74599">
        <w:t>SOCを持たない中小企業でも利用しやすい点が強みです。</w:t>
      </w:r>
      <w:proofErr w:type="spellStart"/>
      <w:r w:rsidRPr="00E74599">
        <w:t>GuardDuty</w:t>
      </w:r>
      <w:proofErr w:type="spellEnd"/>
      <w:r w:rsidRPr="00E74599">
        <w:t>のアラートはSecurity Hubに統合でき、対応フローを自動化することも可能です。</w:t>
      </w:r>
    </w:p>
    <w:p w14:paraId="2F8E2347" w14:textId="77777777" w:rsidR="00184546" w:rsidRDefault="00184546" w:rsidP="001B0EC8"/>
    <w:p w14:paraId="44DA8704" w14:textId="1DD390CF" w:rsidR="00184546" w:rsidRDefault="001B0EC8" w:rsidP="001B0EC8">
      <w:pPr>
        <w:pStyle w:val="a1"/>
      </w:pPr>
      <w:r w:rsidRPr="00E74599">
        <w:t>Amazon Inspector</w:t>
      </w:r>
    </w:p>
    <w:p w14:paraId="09F99FA5" w14:textId="0CCA3832" w:rsidR="001B0EC8" w:rsidRPr="00E74599" w:rsidRDefault="001B0EC8" w:rsidP="001B0EC8">
      <w:r w:rsidRPr="00E74599">
        <w:rPr>
          <w:rFonts w:hint="eastAsia"/>
        </w:rPr>
        <w:t xml:space="preserve">　</w:t>
      </w:r>
      <w:r w:rsidRPr="00E74599">
        <w:t>InspectorはEC2やECRを対象に脆弱性診断を行うサービスです。システムに存在する既知の脆弱性を検出し、優先度を付けて通知します。</w:t>
      </w:r>
    </w:p>
    <w:p w14:paraId="0EC43878" w14:textId="77777777" w:rsidR="00184546" w:rsidRDefault="00184546" w:rsidP="001B0EC8"/>
    <w:p w14:paraId="486E3A88" w14:textId="0E7A8EC8" w:rsidR="001B0EC8" w:rsidRPr="00E74599" w:rsidRDefault="001B0EC8" w:rsidP="001B0EC8">
      <w:r w:rsidRPr="00E74599">
        <w:rPr>
          <w:rFonts w:hint="eastAsia"/>
        </w:rPr>
        <w:t xml:space="preserve">　継続的にスキャンを行うため、新たに判明した脆弱性にも自動で対応できます。</w:t>
      </w:r>
      <w:r w:rsidRPr="00E74599">
        <w:t>CI/CDと統合すればリリース前に診断が可能となり、</w:t>
      </w:r>
      <w:proofErr w:type="spellStart"/>
      <w:r w:rsidRPr="00E74599">
        <w:t>DevSecOps</w:t>
      </w:r>
      <w:proofErr w:type="spellEnd"/>
      <w:r w:rsidRPr="00E74599">
        <w:t>を実現できます。</w:t>
      </w:r>
    </w:p>
    <w:p w14:paraId="42A237AC" w14:textId="5F2FC4B6" w:rsidR="00922861" w:rsidRDefault="00922861">
      <w:pPr>
        <w:widowControl/>
        <w:jc w:val="left"/>
      </w:pPr>
      <w:r>
        <w:br w:type="page"/>
      </w:r>
    </w:p>
    <w:p w14:paraId="47C85915" w14:textId="6F18E2FF" w:rsidR="001B0EC8" w:rsidRDefault="001B0EC8" w:rsidP="2A155DB3">
      <w:pPr>
        <w:pStyle w:val="2"/>
        <w:rPr>
          <w:ins w:id="57" w:author="Kojima Kenichi" w:date="2025-10-26T12:31:00Z" w16du:dateUtc="2025-10-26T03:31:00Z"/>
        </w:rPr>
      </w:pPr>
      <w:r w:rsidRPr="00E74599">
        <w:lastRenderedPageBreak/>
        <w:t>セキュリティ統合管理</w:t>
      </w:r>
    </w:p>
    <w:p w14:paraId="073C57E2" w14:textId="4553C76F" w:rsidR="004E669E" w:rsidRPr="004E669E" w:rsidRDefault="004E669E">
      <w:pPr>
        <w:pPrChange w:id="58" w:author="Kojima Kenichi" w:date="2025-10-26T12:31:00Z" w16du:dateUtc="2025-10-26T03:31:00Z">
          <w:pPr>
            <w:pStyle w:val="2"/>
          </w:pPr>
        </w:pPrChange>
      </w:pPr>
      <w:ins w:id="59" w:author="Kojima Kenichi" w:date="2025-10-26T12:32:00Z" w16du:dateUtc="2025-10-26T03:32:00Z">
        <w:r>
          <w:rPr>
            <w:noProof/>
          </w:rPr>
          <w:drawing>
            <wp:inline distT="0" distB="0" distL="0" distR="0" wp14:anchorId="3A16CB5C" wp14:editId="4EE98769">
              <wp:extent cx="5759450" cy="3239770"/>
              <wp:effectExtent l="0" t="0" r="0" b="0"/>
              <wp:docPr id="1960803537"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03537" name=""/>
                      <pic:cNvPicPr/>
                    </pic:nvPicPr>
                    <pic:blipFill>
                      <a:blip r:embed="rId41">
                        <a:grayscl/>
                        <a:extLst>
                          <a:ext uri="{96DAC541-7B7A-43D3-8B79-37D633B846F1}">
                            <asvg:svgBlip xmlns:asvg="http://schemas.microsoft.com/office/drawing/2016/SVG/main" r:embed="rId42"/>
                          </a:ext>
                        </a:extLst>
                      </a:blip>
                      <a:stretch>
                        <a:fillRect/>
                      </a:stretch>
                    </pic:blipFill>
                    <pic:spPr>
                      <a:xfrm>
                        <a:off x="0" y="0"/>
                        <a:ext cx="5759450" cy="3239770"/>
                      </a:xfrm>
                      <a:prstGeom prst="rect">
                        <a:avLst/>
                      </a:prstGeom>
                    </pic:spPr>
                  </pic:pic>
                </a:graphicData>
              </a:graphic>
            </wp:inline>
          </w:drawing>
        </w:r>
      </w:ins>
    </w:p>
    <w:p w14:paraId="2E4ABD87" w14:textId="57772F00" w:rsidR="00184546" w:rsidRPr="00184546" w:rsidDel="004E669E" w:rsidRDefault="00922861" w:rsidP="00184546">
      <w:pPr>
        <w:rPr>
          <w:del w:id="60" w:author="Kojima Kenichi" w:date="2025-10-26T12:32:00Z" w16du:dateUtc="2025-10-26T03:32:00Z"/>
        </w:rPr>
      </w:pPr>
      <w:del w:id="61" w:author="Kojima Kenichi" w:date="2025-10-26T12:32:00Z" w16du:dateUtc="2025-10-26T03:32:00Z">
        <w:r w:rsidDel="004E669E">
          <w:rPr>
            <w:noProof/>
          </w:rPr>
          <w:drawing>
            <wp:inline distT="0" distB="0" distL="0" distR="0" wp14:anchorId="59DCCEB2" wp14:editId="4CF49A62">
              <wp:extent cx="5759450" cy="3239770"/>
              <wp:effectExtent l="0" t="0" r="0" b="0"/>
              <wp:docPr id="455223616"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23616" name=""/>
                      <pic:cNvPicPr/>
                    </pic:nvPicPr>
                    <pic:blipFill>
                      <a:blip r:embed="rId43">
                        <a:grayscl/>
                        <a:extLst>
                          <a:ext uri="{96DAC541-7B7A-43D3-8B79-37D633B846F1}">
                            <asvg:svgBlip xmlns:asvg="http://schemas.microsoft.com/office/drawing/2016/SVG/main" r:embed="rId44"/>
                          </a:ext>
                        </a:extLst>
                      </a:blip>
                      <a:stretch>
                        <a:fillRect/>
                      </a:stretch>
                    </pic:blipFill>
                    <pic:spPr>
                      <a:xfrm>
                        <a:off x="0" y="0"/>
                        <a:ext cx="5759450" cy="3239770"/>
                      </a:xfrm>
                      <a:prstGeom prst="rect">
                        <a:avLst/>
                      </a:prstGeom>
                    </pic:spPr>
                  </pic:pic>
                </a:graphicData>
              </a:graphic>
            </wp:inline>
          </w:drawing>
        </w:r>
      </w:del>
    </w:p>
    <w:p w14:paraId="6811DC64" w14:textId="5193FF59" w:rsidR="00184546" w:rsidRDefault="0025417A">
      <w:pPr>
        <w:pPrChange w:id="62" w:author="Kojima Kenichi" w:date="2025-10-26T12:32:00Z" w16du:dateUtc="2025-10-26T03:32:00Z">
          <w:pPr>
            <w:pBdr>
              <w:top w:val="nil"/>
              <w:left w:val="nil"/>
              <w:bottom w:val="nil"/>
              <w:right w:val="nil"/>
              <w:between w:val="nil"/>
            </w:pBdr>
            <w:jc w:val="left"/>
          </w:pPr>
        </w:pPrChange>
      </w:pPr>
      <w:r w:rsidRPr="00F32DD5">
        <w:rPr>
          <w:rFonts w:hint="eastAsia"/>
        </w:rPr>
        <w:t>スライド</w:t>
      </w:r>
      <w:r>
        <w:rPr>
          <w:rFonts w:hint="eastAsia"/>
        </w:rPr>
        <w:t>7</w:t>
      </w:r>
      <w:r w:rsidRPr="00F32DD5">
        <w:t>-</w:t>
      </w:r>
      <w:r w:rsidR="00CC33EB">
        <w:rPr>
          <w:rFonts w:hint="eastAsia"/>
        </w:rPr>
        <w:t>5</w:t>
      </w:r>
      <w:r w:rsidRPr="00F32DD5">
        <w:t>:</w:t>
      </w:r>
      <w:r w:rsidR="00CC33EB">
        <w:rPr>
          <w:rFonts w:hint="eastAsia"/>
        </w:rPr>
        <w:t>セキュリティ統合管理</w:t>
      </w:r>
    </w:p>
    <w:p w14:paraId="1C85DC81" w14:textId="77777777" w:rsidR="0025417A" w:rsidRDefault="0025417A" w:rsidP="001B0EC8"/>
    <w:p w14:paraId="0194E9A2" w14:textId="794A3EC4" w:rsidR="00184546" w:rsidRDefault="001B0EC8" w:rsidP="001B0EC8">
      <w:pPr>
        <w:pStyle w:val="a1"/>
      </w:pPr>
      <w:r w:rsidRPr="00E74599">
        <w:t>AWS Security Hub</w:t>
      </w:r>
    </w:p>
    <w:p w14:paraId="617675F1" w14:textId="5B12F6DA" w:rsidR="001B0EC8" w:rsidRDefault="001B0EC8" w:rsidP="001B0EC8">
      <w:r w:rsidRPr="00E74599">
        <w:rPr>
          <w:rFonts w:hint="eastAsia"/>
        </w:rPr>
        <w:t xml:space="preserve">　</w:t>
      </w:r>
      <w:r w:rsidRPr="00E74599">
        <w:t>Security Hubは</w:t>
      </w:r>
      <w:proofErr w:type="spellStart"/>
      <w:r w:rsidRPr="00E74599">
        <w:t>GuardDuty</w:t>
      </w:r>
      <w:proofErr w:type="spellEnd"/>
      <w:r w:rsidRPr="00E74599">
        <w:t>、Inspector、Macieなどの検出結果を集約し、統合ダッシュボードで可視化します。複数アカウント環境ではOrganizationsと連携し、全体を俯瞰することが可能です。</w:t>
      </w:r>
    </w:p>
    <w:p w14:paraId="246C0F06" w14:textId="77777777" w:rsidR="00A56989" w:rsidRPr="00E74599" w:rsidRDefault="00A56989" w:rsidP="001B0EC8"/>
    <w:p w14:paraId="7843DA51" w14:textId="0DFAC046" w:rsidR="00184546" w:rsidRDefault="00A56989" w:rsidP="001B0EC8">
      <w:r>
        <w:rPr>
          <w:noProof/>
        </w:rPr>
        <w:drawing>
          <wp:inline distT="0" distB="0" distL="0" distR="0" wp14:anchorId="13C39611" wp14:editId="3777486B">
            <wp:extent cx="5759450" cy="3239770"/>
            <wp:effectExtent l="0" t="0" r="0" b="0"/>
            <wp:docPr id="688065162"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65162" name=""/>
                    <pic:cNvPicPr/>
                  </pic:nvPicPr>
                  <pic:blipFill>
                    <a:blip r:embed="rId45">
                      <a:grayscl/>
                      <a:extLst>
                        <a:ext uri="{96DAC541-7B7A-43D3-8B79-37D633B846F1}">
                          <asvg:svgBlip xmlns:asvg="http://schemas.microsoft.com/office/drawing/2016/SVG/main" r:embed="rId46"/>
                        </a:ext>
                      </a:extLst>
                    </a:blip>
                    <a:stretch>
                      <a:fillRect/>
                    </a:stretch>
                  </pic:blipFill>
                  <pic:spPr>
                    <a:xfrm>
                      <a:off x="0" y="0"/>
                      <a:ext cx="5759450" cy="3239770"/>
                    </a:xfrm>
                    <a:prstGeom prst="rect">
                      <a:avLst/>
                    </a:prstGeom>
                  </pic:spPr>
                </pic:pic>
              </a:graphicData>
            </a:graphic>
          </wp:inline>
        </w:drawing>
      </w:r>
    </w:p>
    <w:p w14:paraId="15E934ED" w14:textId="25B70E6C" w:rsidR="00A56989" w:rsidRDefault="007021ED" w:rsidP="2A155DB3">
      <w:pPr>
        <w:rPr>
          <w:b/>
          <w:bCs/>
        </w:rPr>
      </w:pPr>
      <w:r>
        <w:rPr>
          <w:rFonts w:hint="eastAsia"/>
        </w:rPr>
        <w:t xml:space="preserve">　　　　　　　　　　　　　　　　　　</w:t>
      </w:r>
      <w:r w:rsidRPr="007021ED">
        <w:rPr>
          <w:rFonts w:hint="eastAsia"/>
          <w:b/>
          <w:bCs/>
        </w:rPr>
        <w:t>図7-5</w:t>
      </w:r>
      <w:r w:rsidR="00A56989">
        <w:rPr>
          <w:b/>
          <w:bCs/>
        </w:rPr>
        <w:br w:type="page"/>
      </w:r>
    </w:p>
    <w:p w14:paraId="18978462" w14:textId="55ED494F" w:rsidR="001B0EC8" w:rsidRPr="00E74599" w:rsidRDefault="001B0EC8" w:rsidP="001B0EC8">
      <w:r w:rsidRPr="00E74599">
        <w:rPr>
          <w:rFonts w:hint="eastAsia"/>
        </w:rPr>
        <w:lastRenderedPageBreak/>
        <w:t xml:space="preserve">　また、</w:t>
      </w:r>
      <w:r w:rsidRPr="00E74599">
        <w:t>CISベンチマーク準拠チェックを自動で行い、改善すべき設定を提示します。これにより、コンプライアンス遵守を支援し、セキュリティ態勢を継続的に強化できます。</w:t>
      </w:r>
    </w:p>
    <w:p w14:paraId="58DC1CCE" w14:textId="77777777" w:rsidR="00184546" w:rsidRDefault="00184546" w:rsidP="001B0EC8"/>
    <w:p w14:paraId="3F1610F8" w14:textId="086E87E0" w:rsidR="008B469D" w:rsidRDefault="001B0EC8" w:rsidP="001B0EC8">
      <w:r w:rsidRPr="00E74599">
        <w:rPr>
          <w:rFonts w:hint="eastAsia"/>
        </w:rPr>
        <w:t xml:space="preserve">　さらに</w:t>
      </w:r>
      <w:proofErr w:type="spellStart"/>
      <w:r w:rsidRPr="00E74599">
        <w:t>EventBridge</w:t>
      </w:r>
      <w:proofErr w:type="spellEnd"/>
      <w:r w:rsidRPr="00E74599">
        <w:t>と統合することで、自動化された対応フローを構築できます。たとえば高リスクの脆弱性が発見された場合に、自動で通知や修復タスク作成を行えるため、迅速な対応が可能です。</w:t>
      </w:r>
    </w:p>
    <w:p w14:paraId="135F4DAE" w14:textId="77777777" w:rsidR="008B469D" w:rsidRDefault="008B469D">
      <w:pPr>
        <w:widowControl/>
        <w:jc w:val="left"/>
      </w:pPr>
      <w:r>
        <w:br w:type="page"/>
      </w:r>
    </w:p>
    <w:p w14:paraId="63A4F55C" w14:textId="77777777" w:rsidR="008B469D" w:rsidRDefault="008B469D" w:rsidP="2A155DB3">
      <w:pPr>
        <w:pStyle w:val="2"/>
        <w:rPr>
          <w:ins w:id="63" w:author="Kojima Kenichi" w:date="2025-10-26T12:33:00Z" w16du:dateUtc="2025-10-26T03:33:00Z"/>
        </w:rPr>
      </w:pPr>
      <w:r w:rsidRPr="0092468F">
        <w:lastRenderedPageBreak/>
        <w:t>Amazon Web Servicesのセキュリティ対策</w:t>
      </w:r>
      <w:r>
        <w:rPr>
          <w:rFonts w:hint="eastAsia"/>
        </w:rPr>
        <w:t>の関連演習</w:t>
      </w:r>
    </w:p>
    <w:p w14:paraId="370DD554" w14:textId="5B57A839" w:rsidR="005E21EC" w:rsidRPr="005E21EC" w:rsidRDefault="005E21EC">
      <w:pPr>
        <w:pPrChange w:id="64" w:author="Kojima Kenichi" w:date="2025-10-26T12:33:00Z" w16du:dateUtc="2025-10-26T03:33:00Z">
          <w:pPr>
            <w:pStyle w:val="2"/>
          </w:pPr>
        </w:pPrChange>
      </w:pPr>
      <w:ins w:id="65" w:author="Kojima Kenichi" w:date="2025-10-26T12:33:00Z" w16du:dateUtc="2025-10-26T03:33:00Z">
        <w:r>
          <w:rPr>
            <w:noProof/>
          </w:rPr>
          <w:drawing>
            <wp:inline distT="0" distB="0" distL="0" distR="0" wp14:anchorId="4CDD6F3E" wp14:editId="73C36388">
              <wp:extent cx="5759450" cy="3239770"/>
              <wp:effectExtent l="0" t="0" r="0" b="0"/>
              <wp:docPr id="475119542"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19542" name=""/>
                      <pic:cNvPicPr/>
                    </pic:nvPicPr>
                    <pic:blipFill>
                      <a:blip r:embed="rId47">
                        <a:grayscl/>
                        <a:extLst>
                          <a:ext uri="{96DAC541-7B7A-43D3-8B79-37D633B846F1}">
                            <asvg:svgBlip xmlns:asvg="http://schemas.microsoft.com/office/drawing/2016/SVG/main" r:embed="rId48"/>
                          </a:ext>
                        </a:extLst>
                      </a:blip>
                      <a:stretch>
                        <a:fillRect/>
                      </a:stretch>
                    </pic:blipFill>
                    <pic:spPr>
                      <a:xfrm>
                        <a:off x="0" y="0"/>
                        <a:ext cx="5759450" cy="3239770"/>
                      </a:xfrm>
                      <a:prstGeom prst="rect">
                        <a:avLst/>
                      </a:prstGeom>
                    </pic:spPr>
                  </pic:pic>
                </a:graphicData>
              </a:graphic>
            </wp:inline>
          </w:drawing>
        </w:r>
      </w:ins>
    </w:p>
    <w:p w14:paraId="4A65C1DB" w14:textId="0BC758B8" w:rsidR="008B469D" w:rsidDel="005E21EC" w:rsidRDefault="007A7D59" w:rsidP="008B469D">
      <w:pPr>
        <w:rPr>
          <w:del w:id="66" w:author="Kojima Kenichi" w:date="2025-10-26T12:34:00Z" w16du:dateUtc="2025-10-26T03:34:00Z"/>
        </w:rPr>
      </w:pPr>
      <w:del w:id="67" w:author="Kojima Kenichi" w:date="2025-10-26T12:34:00Z" w16du:dateUtc="2025-10-26T03:34:00Z">
        <w:r w:rsidDel="005E21EC">
          <w:rPr>
            <w:noProof/>
          </w:rPr>
          <w:drawing>
            <wp:inline distT="0" distB="0" distL="0" distR="0" wp14:anchorId="702ED167" wp14:editId="461BB694">
              <wp:extent cx="5759450" cy="3239770"/>
              <wp:effectExtent l="0" t="0" r="0" b="0"/>
              <wp:docPr id="603967952"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67952" name=""/>
                      <pic:cNvPicPr/>
                    </pic:nvPicPr>
                    <pic:blipFill>
                      <a:blip r:embed="rId49">
                        <a:grayscl/>
                        <a:extLst>
                          <a:ext uri="{96DAC541-7B7A-43D3-8B79-37D633B846F1}">
                            <asvg:svgBlip xmlns:asvg="http://schemas.microsoft.com/office/drawing/2016/SVG/main" r:embed="rId50"/>
                          </a:ext>
                        </a:extLst>
                      </a:blip>
                      <a:stretch>
                        <a:fillRect/>
                      </a:stretch>
                    </pic:blipFill>
                    <pic:spPr>
                      <a:xfrm>
                        <a:off x="0" y="0"/>
                        <a:ext cx="5759450" cy="3239770"/>
                      </a:xfrm>
                      <a:prstGeom prst="rect">
                        <a:avLst/>
                      </a:prstGeom>
                    </pic:spPr>
                  </pic:pic>
                </a:graphicData>
              </a:graphic>
            </wp:inline>
          </w:drawing>
        </w:r>
      </w:del>
    </w:p>
    <w:p w14:paraId="3CCADCEE" w14:textId="293FBE40" w:rsidR="008B469D" w:rsidRDefault="008B469D" w:rsidP="008B469D">
      <w:r w:rsidRPr="0059034E">
        <w:t>スライド</w:t>
      </w:r>
      <w:r>
        <w:rPr>
          <w:rFonts w:hint="eastAsia"/>
        </w:rPr>
        <w:t>7-6</w:t>
      </w:r>
      <w:r w:rsidRPr="0059034E">
        <w:t>:</w:t>
      </w:r>
      <w:del w:id="68" w:author="Kojima Kenichi" w:date="2025-10-26T12:44:00Z" w16du:dateUtc="2025-10-26T03:44:00Z">
        <w:r w:rsidRPr="003A13B4" w:rsidDel="00FD6C04">
          <w:delText xml:space="preserve"> </w:delText>
        </w:r>
      </w:del>
      <w:r w:rsidRPr="003A13B4">
        <w:t>Amazon Web Servicesのセキュリティ対策の関連演習</w:t>
      </w:r>
    </w:p>
    <w:p w14:paraId="4D8A5F4A" w14:textId="77777777" w:rsidR="008B469D" w:rsidRDefault="008B469D" w:rsidP="008B469D"/>
    <w:p w14:paraId="50768900" w14:textId="77777777" w:rsidR="008B469D" w:rsidRDefault="008B469D" w:rsidP="008B469D">
      <w:r>
        <w:t>※以下に</w:t>
      </w:r>
      <w:r>
        <w:rPr>
          <w:rFonts w:hint="eastAsia"/>
        </w:rPr>
        <w:t>Amazon Web Servicesのセキュリティ対策関連の前提条件を示します。</w:t>
      </w:r>
    </w:p>
    <w:p w14:paraId="6E72AD26" w14:textId="7BA4777D" w:rsidR="008B469D" w:rsidRPr="00985E48" w:rsidRDefault="008B469D">
      <w:pPr>
        <w:pStyle w:val="af"/>
        <w:numPr>
          <w:ilvl w:val="0"/>
          <w:numId w:val="50"/>
        </w:numPr>
        <w:ind w:leftChars="0"/>
        <w:pPrChange w:id="69" w:author="Kojima Kenichi" w:date="2025-10-26T12:56:00Z" w16du:dateUtc="2025-10-26T03:56:00Z">
          <w:pPr>
            <w:pStyle w:val="af"/>
            <w:numPr>
              <w:numId w:val="47"/>
            </w:numPr>
            <w:ind w:leftChars="0" w:left="440" w:hanging="440"/>
          </w:pPr>
        </w:pPrChange>
      </w:pPr>
      <w:del w:id="70" w:author="Kojima Kenichi" w:date="2025-10-26T12:55:00Z" w16du:dateUtc="2025-10-26T03:55:00Z">
        <w:r w:rsidRPr="00985E48" w:rsidDel="00CF612E">
          <w:rPr>
            <w:rFonts w:hint="eastAsia"/>
          </w:rPr>
          <w:delText>「</w:delText>
        </w:r>
      </w:del>
      <w:ins w:id="71" w:author="Kojima Kenichi" w:date="2025-10-26T12:55:00Z" w16du:dateUtc="2025-10-26T03:55:00Z">
        <w:r w:rsidR="00CF612E">
          <w:rPr>
            <w:rFonts w:hint="eastAsia"/>
          </w:rPr>
          <w:t>「</w:t>
        </w:r>
      </w:ins>
      <w:r w:rsidRPr="00985E48">
        <w:t>AWSアカウント」を作成していること。</w:t>
      </w:r>
    </w:p>
    <w:p w14:paraId="40697714" w14:textId="77777777" w:rsidR="008B469D" w:rsidRDefault="008B469D">
      <w:pPr>
        <w:pStyle w:val="a0"/>
        <w:numPr>
          <w:ilvl w:val="0"/>
          <w:numId w:val="50"/>
        </w:numPr>
        <w:pPrChange w:id="72" w:author="Kojima Kenichi" w:date="2025-10-26T12:56:00Z" w16du:dateUtc="2025-10-26T03:56:00Z">
          <w:pPr>
            <w:pStyle w:val="a0"/>
          </w:pPr>
        </w:pPrChange>
      </w:pPr>
      <w:r>
        <w:rPr>
          <w:rFonts w:hint="eastAsia"/>
        </w:rPr>
        <w:t>「</w:t>
      </w:r>
      <w:r w:rsidRPr="00351E8A">
        <w:rPr>
          <w:rFonts w:hint="eastAsia"/>
        </w:rPr>
        <w:t>AWS 無料利用枠プログラム</w:t>
      </w:r>
      <w:r>
        <w:rPr>
          <w:rFonts w:hint="eastAsia"/>
        </w:rPr>
        <w:t>」が適用済みであること。</w:t>
      </w:r>
    </w:p>
    <w:p w14:paraId="2909FFE0" w14:textId="77777777" w:rsidR="008B469D" w:rsidRDefault="008B469D">
      <w:pPr>
        <w:pStyle w:val="a0"/>
        <w:numPr>
          <w:ilvl w:val="0"/>
          <w:numId w:val="50"/>
        </w:numPr>
        <w:pPrChange w:id="73" w:author="Kojima Kenichi" w:date="2025-10-26T12:56:00Z" w16du:dateUtc="2025-10-26T03:56:00Z">
          <w:pPr>
            <w:pStyle w:val="a0"/>
          </w:pPr>
        </w:pPrChange>
      </w:pPr>
      <w:r>
        <w:rPr>
          <w:rFonts w:hint="eastAsia"/>
        </w:rPr>
        <w:t>A</w:t>
      </w:r>
      <w:r w:rsidRPr="00351E8A">
        <w:t xml:space="preserve">mazon </w:t>
      </w:r>
      <w:r>
        <w:rPr>
          <w:rFonts w:hint="eastAsia"/>
        </w:rPr>
        <w:t>W</w:t>
      </w:r>
      <w:r w:rsidRPr="00351E8A">
        <w:t xml:space="preserve">eb </w:t>
      </w:r>
      <w:r>
        <w:rPr>
          <w:rFonts w:hint="eastAsia"/>
        </w:rPr>
        <w:t>S</w:t>
      </w:r>
      <w:r w:rsidRPr="00351E8A">
        <w:t>ervices</w:t>
      </w:r>
      <w:r>
        <w:rPr>
          <w:rFonts w:hint="eastAsia"/>
        </w:rPr>
        <w:t>のルートユーザーでの作業は推奨されていません。「第2</w:t>
      </w:r>
      <w:r w:rsidRPr="00351E8A">
        <w:t>-6</w:t>
      </w:r>
      <w:r>
        <w:rPr>
          <w:rFonts w:hint="eastAsia"/>
        </w:rPr>
        <w:t>章</w:t>
      </w:r>
      <w:r w:rsidRPr="00351E8A">
        <w:t xml:space="preserve"> IAMユーザーの作成演習</w:t>
      </w:r>
      <w:r>
        <w:rPr>
          <w:rFonts w:hint="eastAsia"/>
        </w:rPr>
        <w:t>」で作成した、IAMユーザーでの作業を推奨します。</w:t>
      </w:r>
    </w:p>
    <w:p w14:paraId="7FAA0465" w14:textId="77777777" w:rsidR="008B469D" w:rsidRDefault="008B469D">
      <w:pPr>
        <w:pStyle w:val="af"/>
        <w:numPr>
          <w:ilvl w:val="0"/>
          <w:numId w:val="50"/>
        </w:numPr>
        <w:ind w:leftChars="0"/>
        <w:pPrChange w:id="74" w:author="Kojima Kenichi" w:date="2025-10-26T12:56:00Z" w16du:dateUtc="2025-10-26T03:56:00Z">
          <w:pPr>
            <w:pStyle w:val="af"/>
            <w:numPr>
              <w:numId w:val="47"/>
            </w:numPr>
            <w:ind w:leftChars="0" w:left="440" w:hanging="440"/>
          </w:pPr>
        </w:pPrChange>
      </w:pPr>
      <w:r>
        <w:rPr>
          <w:rFonts w:hint="eastAsia"/>
        </w:rPr>
        <w:t xml:space="preserve">EC2インスタンスの作成と使用方法の手順は「第2-7章 </w:t>
      </w:r>
      <w:r w:rsidRPr="00690AEF">
        <w:t>Amazon Elastic Compute Cloud</w:t>
      </w:r>
      <w:r>
        <w:rPr>
          <w:rFonts w:hint="eastAsia"/>
        </w:rPr>
        <w:t>の関連演習の演習2と演習3」を参照してください。</w:t>
      </w:r>
    </w:p>
    <w:p w14:paraId="38779698" w14:textId="77777777" w:rsidR="008B469D" w:rsidRPr="00D24F93" w:rsidRDefault="008B469D" w:rsidP="008B469D"/>
    <w:p w14:paraId="5ED92174" w14:textId="77777777" w:rsidR="008B469D" w:rsidRDefault="008B469D" w:rsidP="008B469D">
      <w:pPr>
        <w:ind w:left="210" w:hangingChars="100" w:hanging="210"/>
      </w:pPr>
      <w:r>
        <w:t>※</w:t>
      </w:r>
      <w:r>
        <w:rPr>
          <w:rFonts w:hint="eastAsia"/>
        </w:rPr>
        <w:t>本演習の記載情報は2025年8月時点の情報です。Amazon Web Servicesはクラウドサービスのため、仕様が変更になる場合があります。</w:t>
      </w:r>
    </w:p>
    <w:p w14:paraId="4AE54FFB" w14:textId="77777777" w:rsidR="008B469D" w:rsidRPr="00464A5E" w:rsidRDefault="008B469D" w:rsidP="008B469D">
      <w:pPr>
        <w:ind w:left="210" w:hangingChars="100" w:hanging="210"/>
      </w:pPr>
      <w:r>
        <w:rPr>
          <w:rFonts w:hint="eastAsia"/>
        </w:rPr>
        <w:t>※A</w:t>
      </w:r>
      <w:r w:rsidRPr="00351E8A">
        <w:t xml:space="preserve">mazon </w:t>
      </w:r>
      <w:r>
        <w:rPr>
          <w:rFonts w:hint="eastAsia"/>
        </w:rPr>
        <w:t>W</w:t>
      </w:r>
      <w:r w:rsidRPr="00351E8A">
        <w:t xml:space="preserve">eb </w:t>
      </w:r>
      <w:r>
        <w:rPr>
          <w:rFonts w:hint="eastAsia"/>
        </w:rPr>
        <w:t>S</w:t>
      </w:r>
      <w:r w:rsidRPr="00351E8A">
        <w:t>ervices</w:t>
      </w:r>
      <w:r>
        <w:rPr>
          <w:rFonts w:hint="eastAsia"/>
        </w:rPr>
        <w:t>のリソースは稼働時間に対して課金が発生するため、演習が終了したらリソースを削除することを推奨します。</w:t>
      </w:r>
    </w:p>
    <w:p w14:paraId="5A3A3F27" w14:textId="77777777" w:rsidR="008B469D" w:rsidRDefault="008B469D" w:rsidP="008B469D">
      <w:pPr>
        <w:widowControl/>
        <w:jc w:val="left"/>
      </w:pPr>
      <w:r>
        <w:br w:type="page"/>
      </w:r>
    </w:p>
    <w:p w14:paraId="07959563" w14:textId="77777777" w:rsidR="008B469D" w:rsidRDefault="008B469D" w:rsidP="008B469D">
      <w:pPr>
        <w:pStyle w:val="af8"/>
      </w:pPr>
      <w:r w:rsidRPr="002C0EDC">
        <w:lastRenderedPageBreak/>
        <w:t>演習</w:t>
      </w:r>
      <w:r>
        <w:rPr>
          <w:rFonts w:hint="eastAsia"/>
        </w:rPr>
        <w:t>1 Directory</w:t>
      </w:r>
      <w:r>
        <w:t xml:space="preserve"> Serviceの設定</w:t>
      </w:r>
    </w:p>
    <w:p w14:paraId="10909EC1" w14:textId="77777777" w:rsidR="008B469D" w:rsidRDefault="008B469D" w:rsidP="2A155DB3">
      <w:pPr>
        <w:pStyle w:val="a0"/>
      </w:pPr>
      <w:r>
        <w:rPr>
          <w:rFonts w:hint="eastAsia"/>
        </w:rPr>
        <w:t>検索バーから[</w:t>
      </w:r>
      <w:r>
        <w:t>Directory Service</w:t>
      </w:r>
      <w:r>
        <w:rPr>
          <w:rFonts w:hint="eastAsia"/>
        </w:rPr>
        <w:t>]と入力しクリックします。</w:t>
      </w:r>
    </w:p>
    <w:p w14:paraId="172716E6" w14:textId="77777777" w:rsidR="008B469D" w:rsidRDefault="008B469D" w:rsidP="008B469D">
      <w:pPr>
        <w:pStyle w:val="a0"/>
      </w:pPr>
      <w:r>
        <w:t>[ディレクトリのセットアップ]から[Simple AD]-[ディレクトリのセットアップ]をクリックし画面が遷移したら[Simple AD]のまま[次へ]をクリックします。</w:t>
      </w:r>
    </w:p>
    <w:p w14:paraId="51A645A7" w14:textId="77777777" w:rsidR="008B469D" w:rsidRDefault="008B469D" w:rsidP="008B469D">
      <w:pPr>
        <w:pStyle w:val="a0"/>
      </w:pPr>
      <w:r>
        <w:t>[ディレクトリのサイズ]-[スモール]-[ディレクトリのDNS名]-[</w:t>
      </w:r>
      <w:proofErr w:type="spellStart"/>
      <w:r>
        <w:t>test.local</w:t>
      </w:r>
      <w:proofErr w:type="spellEnd"/>
      <w:r>
        <w:t>]-[管理者パスワード]-[任意のパスワード]-[パスワードを確認]-[任意のパスワード]を記載し、[次へ]をクリックします。</w:t>
      </w:r>
    </w:p>
    <w:tbl>
      <w:tblPr>
        <w:tblStyle w:val="afb"/>
        <w:tblW w:w="0" w:type="auto"/>
        <w:tblLook w:val="04A0" w:firstRow="1" w:lastRow="0" w:firstColumn="1" w:lastColumn="0" w:noHBand="0" w:noVBand="1"/>
      </w:tblPr>
      <w:tblGrid>
        <w:gridCol w:w="4345"/>
        <w:gridCol w:w="4152"/>
      </w:tblGrid>
      <w:tr w:rsidR="008B469D" w:rsidRPr="0048524E" w14:paraId="6F9FAE63" w14:textId="77777777" w:rsidTr="00797D13">
        <w:trPr>
          <w:trHeight w:val="300"/>
        </w:trPr>
        <w:tc>
          <w:tcPr>
            <w:tcW w:w="8497" w:type="dxa"/>
            <w:gridSpan w:val="2"/>
            <w:shd w:val="clear" w:color="auto" w:fill="D9D9D9" w:themeFill="background1" w:themeFillShade="D9"/>
          </w:tcPr>
          <w:p w14:paraId="72CAF82C" w14:textId="77777777" w:rsidR="008B469D" w:rsidRPr="0048524E" w:rsidRDefault="008B469D" w:rsidP="00797D13">
            <w:pPr>
              <w:tabs>
                <w:tab w:val="left" w:pos="3160"/>
              </w:tabs>
              <w:rPr>
                <w:b/>
                <w:bCs/>
              </w:rPr>
            </w:pPr>
          </w:p>
        </w:tc>
      </w:tr>
      <w:tr w:rsidR="008B469D" w:rsidRPr="00EE74B8" w14:paraId="5CA2F16E" w14:textId="77777777" w:rsidTr="00797D13">
        <w:trPr>
          <w:trHeight w:val="300"/>
        </w:trPr>
        <w:tc>
          <w:tcPr>
            <w:tcW w:w="4345" w:type="dxa"/>
          </w:tcPr>
          <w:p w14:paraId="5BF1F649" w14:textId="77777777" w:rsidR="008B469D" w:rsidRDefault="008B469D" w:rsidP="00797D13">
            <w:pPr>
              <w:pStyle w:val="afc"/>
              <w:jc w:val="left"/>
              <w:rPr>
                <w:rFonts w:ascii="ＭＳ 明朝" w:eastAsia="ＭＳ 明朝" w:hAnsi="ＭＳ 明朝"/>
              </w:rPr>
            </w:pPr>
            <w:r w:rsidRPr="4FD711DE">
              <w:rPr>
                <w:rFonts w:ascii="ＭＳ 明朝" w:eastAsia="ＭＳ 明朝" w:hAnsi="ＭＳ 明朝"/>
              </w:rPr>
              <w:t>ディレクトリのタイプ</w:t>
            </w:r>
          </w:p>
        </w:tc>
        <w:tc>
          <w:tcPr>
            <w:tcW w:w="4152" w:type="dxa"/>
          </w:tcPr>
          <w:p w14:paraId="6C824521" w14:textId="77777777" w:rsidR="008B469D" w:rsidRDefault="008B469D" w:rsidP="00797D13">
            <w:pPr>
              <w:jc w:val="left"/>
            </w:pPr>
            <w:r>
              <w:t>Simple AD</w:t>
            </w:r>
          </w:p>
        </w:tc>
      </w:tr>
      <w:tr w:rsidR="008B469D" w:rsidRPr="00EE74B8" w14:paraId="3C24276F" w14:textId="77777777" w:rsidTr="00797D13">
        <w:trPr>
          <w:trHeight w:val="300"/>
        </w:trPr>
        <w:tc>
          <w:tcPr>
            <w:tcW w:w="4345" w:type="dxa"/>
          </w:tcPr>
          <w:p w14:paraId="7214FF45" w14:textId="77777777" w:rsidR="008B469D" w:rsidRPr="00EE74B8" w:rsidRDefault="008B469D" w:rsidP="00797D13">
            <w:pPr>
              <w:pStyle w:val="afc"/>
              <w:jc w:val="left"/>
              <w:rPr>
                <w:rFonts w:ascii="ＭＳ 明朝" w:eastAsia="ＭＳ 明朝" w:hAnsi="ＭＳ 明朝"/>
              </w:rPr>
            </w:pPr>
            <w:r w:rsidRPr="4FD711DE">
              <w:rPr>
                <w:rFonts w:ascii="ＭＳ 明朝" w:eastAsia="ＭＳ 明朝" w:hAnsi="ＭＳ 明朝"/>
              </w:rPr>
              <w:t>ディレクトリのサイズ</w:t>
            </w:r>
          </w:p>
        </w:tc>
        <w:tc>
          <w:tcPr>
            <w:tcW w:w="4152" w:type="dxa"/>
          </w:tcPr>
          <w:p w14:paraId="2A91F301" w14:textId="77777777" w:rsidR="008B469D" w:rsidRPr="00EE74B8" w:rsidRDefault="008B469D" w:rsidP="00797D13">
            <w:pPr>
              <w:jc w:val="left"/>
            </w:pPr>
            <w:r>
              <w:t>スモール</w:t>
            </w:r>
          </w:p>
        </w:tc>
      </w:tr>
      <w:tr w:rsidR="008B469D" w:rsidRPr="00EE74B8" w14:paraId="03FA69A6" w14:textId="77777777" w:rsidTr="00797D13">
        <w:trPr>
          <w:trHeight w:val="300"/>
        </w:trPr>
        <w:tc>
          <w:tcPr>
            <w:tcW w:w="4345" w:type="dxa"/>
          </w:tcPr>
          <w:p w14:paraId="52099E65" w14:textId="77777777" w:rsidR="008B469D" w:rsidRDefault="008B469D" w:rsidP="00797D13">
            <w:pPr>
              <w:pStyle w:val="afc"/>
              <w:jc w:val="left"/>
              <w:rPr>
                <w:rFonts w:ascii="ＭＳ 明朝" w:eastAsia="ＭＳ 明朝" w:hAnsi="ＭＳ 明朝"/>
              </w:rPr>
            </w:pPr>
            <w:r w:rsidRPr="4FD711DE">
              <w:rPr>
                <w:rFonts w:ascii="ＭＳ 明朝" w:eastAsia="ＭＳ 明朝" w:hAnsi="ＭＳ 明朝"/>
              </w:rPr>
              <w:t>ディレクトリの NetBIOS 名 - オプション</w:t>
            </w:r>
          </w:p>
        </w:tc>
        <w:tc>
          <w:tcPr>
            <w:tcW w:w="4152" w:type="dxa"/>
          </w:tcPr>
          <w:p w14:paraId="560E770F" w14:textId="77777777" w:rsidR="008B469D" w:rsidRDefault="008B469D" w:rsidP="00797D13">
            <w:pPr>
              <w:jc w:val="left"/>
            </w:pPr>
            <w:r>
              <w:t>空欄</w:t>
            </w:r>
          </w:p>
        </w:tc>
      </w:tr>
      <w:tr w:rsidR="008B469D" w:rsidRPr="00EE74B8" w14:paraId="18DDFAD6" w14:textId="77777777" w:rsidTr="00797D13">
        <w:trPr>
          <w:trHeight w:val="300"/>
        </w:trPr>
        <w:tc>
          <w:tcPr>
            <w:tcW w:w="4345" w:type="dxa"/>
          </w:tcPr>
          <w:p w14:paraId="38B3A7B3" w14:textId="77777777" w:rsidR="008B469D" w:rsidRPr="00EE74B8" w:rsidRDefault="008B469D" w:rsidP="00797D13">
            <w:pPr>
              <w:pStyle w:val="afc"/>
              <w:jc w:val="left"/>
              <w:rPr>
                <w:rFonts w:ascii="ＭＳ 明朝" w:eastAsia="ＭＳ 明朝" w:hAnsi="ＭＳ 明朝"/>
              </w:rPr>
            </w:pPr>
            <w:r w:rsidRPr="4FD711DE">
              <w:rPr>
                <w:rFonts w:ascii="ＭＳ 明朝" w:eastAsia="ＭＳ 明朝" w:hAnsi="ＭＳ 明朝"/>
              </w:rPr>
              <w:t>ディレクトリのDNS名</w:t>
            </w:r>
          </w:p>
        </w:tc>
        <w:tc>
          <w:tcPr>
            <w:tcW w:w="4152" w:type="dxa"/>
          </w:tcPr>
          <w:p w14:paraId="5F353FD0" w14:textId="4E3C7BEF" w:rsidR="008B469D" w:rsidRPr="00EE74B8" w:rsidRDefault="00BE568D" w:rsidP="00797D13">
            <w:pPr>
              <w:pStyle w:val="a"/>
              <w:numPr>
                <w:ilvl w:val="0"/>
                <w:numId w:val="0"/>
              </w:numPr>
              <w:jc w:val="left"/>
            </w:pPr>
            <w:proofErr w:type="spellStart"/>
            <w:ins w:id="75" w:author="Kojima Kenichi" w:date="2025-10-26T12:58:00Z" w16du:dateUtc="2025-10-26T03:58:00Z">
              <w:r>
                <w:rPr>
                  <w:rFonts w:hint="eastAsia"/>
                </w:rPr>
                <w:t>t</w:t>
              </w:r>
            </w:ins>
            <w:del w:id="76" w:author="Kojima Kenichi" w:date="2025-10-26T12:58:00Z" w16du:dateUtc="2025-10-26T03:58:00Z">
              <w:r w:rsidR="008B469D" w:rsidDel="00BE568D">
                <w:delText>T</w:delText>
              </w:r>
            </w:del>
            <w:r w:rsidR="008B469D">
              <w:t>est.local</w:t>
            </w:r>
            <w:proofErr w:type="spellEnd"/>
          </w:p>
        </w:tc>
      </w:tr>
      <w:tr w:rsidR="008B469D" w:rsidRPr="00EE74B8" w14:paraId="3C4D4F7E" w14:textId="77777777" w:rsidTr="00797D13">
        <w:trPr>
          <w:trHeight w:val="300"/>
        </w:trPr>
        <w:tc>
          <w:tcPr>
            <w:tcW w:w="4345" w:type="dxa"/>
          </w:tcPr>
          <w:p w14:paraId="16ECA947" w14:textId="77777777" w:rsidR="008B469D" w:rsidRDefault="008B469D" w:rsidP="00797D13">
            <w:pPr>
              <w:pStyle w:val="afc"/>
              <w:jc w:val="left"/>
              <w:rPr>
                <w:rFonts w:ascii="ＭＳ 明朝" w:eastAsia="ＭＳ 明朝" w:hAnsi="ＭＳ 明朝"/>
              </w:rPr>
            </w:pPr>
            <w:r w:rsidRPr="4FD711DE">
              <w:rPr>
                <w:rFonts w:ascii="ＭＳ 明朝" w:eastAsia="ＭＳ 明朝" w:hAnsi="ＭＳ 明朝"/>
              </w:rPr>
              <w:t>管理者のパスワード</w:t>
            </w:r>
          </w:p>
        </w:tc>
        <w:tc>
          <w:tcPr>
            <w:tcW w:w="4152" w:type="dxa"/>
          </w:tcPr>
          <w:p w14:paraId="1026D1DA" w14:textId="77777777" w:rsidR="008B469D" w:rsidRDefault="008B469D" w:rsidP="00797D13">
            <w:pPr>
              <w:pStyle w:val="a"/>
              <w:numPr>
                <w:ilvl w:val="0"/>
                <w:numId w:val="0"/>
              </w:numPr>
              <w:jc w:val="left"/>
            </w:pPr>
            <w:r>
              <w:t>任意のパスワード</w:t>
            </w:r>
          </w:p>
        </w:tc>
      </w:tr>
      <w:tr w:rsidR="008B469D" w:rsidRPr="00EE74B8" w14:paraId="7DC6104C" w14:textId="77777777" w:rsidTr="00797D13">
        <w:trPr>
          <w:trHeight w:val="300"/>
        </w:trPr>
        <w:tc>
          <w:tcPr>
            <w:tcW w:w="4345" w:type="dxa"/>
          </w:tcPr>
          <w:p w14:paraId="7CEF708F" w14:textId="77777777" w:rsidR="008B469D" w:rsidRDefault="008B469D" w:rsidP="00797D13">
            <w:pPr>
              <w:pStyle w:val="afc"/>
              <w:jc w:val="left"/>
              <w:rPr>
                <w:rFonts w:ascii="ＭＳ 明朝" w:eastAsia="ＭＳ 明朝" w:hAnsi="ＭＳ 明朝"/>
              </w:rPr>
            </w:pPr>
            <w:r w:rsidRPr="4FD711DE">
              <w:rPr>
                <w:rFonts w:ascii="ＭＳ 明朝" w:eastAsia="ＭＳ 明朝" w:hAnsi="ＭＳ 明朝"/>
              </w:rPr>
              <w:t>パスワードを確認</w:t>
            </w:r>
          </w:p>
        </w:tc>
        <w:tc>
          <w:tcPr>
            <w:tcW w:w="4152" w:type="dxa"/>
          </w:tcPr>
          <w:p w14:paraId="08BE0B59" w14:textId="77777777" w:rsidR="008B469D" w:rsidRDefault="008B469D" w:rsidP="00797D13">
            <w:pPr>
              <w:pStyle w:val="a"/>
              <w:numPr>
                <w:ilvl w:val="0"/>
                <w:numId w:val="0"/>
              </w:numPr>
              <w:jc w:val="left"/>
            </w:pPr>
            <w:r>
              <w:t>任意のパスワードを再度入力</w:t>
            </w:r>
          </w:p>
        </w:tc>
      </w:tr>
      <w:tr w:rsidR="008B469D" w:rsidRPr="00EE74B8" w14:paraId="425F33A9" w14:textId="77777777" w:rsidTr="00797D13">
        <w:trPr>
          <w:trHeight w:val="300"/>
        </w:trPr>
        <w:tc>
          <w:tcPr>
            <w:tcW w:w="4345" w:type="dxa"/>
          </w:tcPr>
          <w:p w14:paraId="326C31F1" w14:textId="77777777" w:rsidR="008B469D" w:rsidRDefault="008B469D" w:rsidP="00797D13">
            <w:pPr>
              <w:pStyle w:val="afc"/>
              <w:jc w:val="left"/>
              <w:rPr>
                <w:rFonts w:ascii="ＭＳ 明朝" w:eastAsia="ＭＳ 明朝" w:hAnsi="ＭＳ 明朝"/>
              </w:rPr>
            </w:pPr>
            <w:r w:rsidRPr="4FD711DE">
              <w:rPr>
                <w:rFonts w:ascii="ＭＳ 明朝" w:eastAsia="ＭＳ 明朝" w:hAnsi="ＭＳ 明朝"/>
              </w:rPr>
              <w:t>ディレクトリの説明 - オプション</w:t>
            </w:r>
          </w:p>
        </w:tc>
        <w:tc>
          <w:tcPr>
            <w:tcW w:w="4152" w:type="dxa"/>
          </w:tcPr>
          <w:p w14:paraId="7BC4A79D" w14:textId="77777777" w:rsidR="008B469D" w:rsidRDefault="008B469D" w:rsidP="00797D13">
            <w:pPr>
              <w:pStyle w:val="a"/>
              <w:numPr>
                <w:ilvl w:val="0"/>
                <w:numId w:val="0"/>
              </w:numPr>
              <w:jc w:val="left"/>
            </w:pPr>
            <w:r>
              <w:t>空欄</w:t>
            </w:r>
          </w:p>
        </w:tc>
      </w:tr>
    </w:tbl>
    <w:p w14:paraId="594DBD86" w14:textId="77777777" w:rsidR="008B469D" w:rsidRDefault="008B469D" w:rsidP="008B469D">
      <w:pPr>
        <w:pStyle w:val="a0"/>
        <w:numPr>
          <w:ilvl w:val="0"/>
          <w:numId w:val="0"/>
        </w:numPr>
        <w:ind w:left="440" w:hanging="440"/>
      </w:pPr>
    </w:p>
    <w:p w14:paraId="166CA36F" w14:textId="45A0EC17" w:rsidR="008B469D" w:rsidRDefault="008B469D" w:rsidP="2A155DB3">
      <w:pPr>
        <w:pStyle w:val="a0"/>
      </w:pPr>
      <w:r w:rsidRPr="0046752E">
        <w:rPr>
          <w:rFonts w:hint="eastAsia"/>
        </w:rPr>
        <w:t>[VPC]-[第2章</w:t>
      </w:r>
      <w:r w:rsidRPr="0046752E">
        <w:t>Amazon Elastic Compute Cloud</w:t>
      </w:r>
      <w:r w:rsidRPr="0046752E">
        <w:rPr>
          <w:rFonts w:hint="eastAsia"/>
        </w:rPr>
        <w:t>の関連演習の演習1で作成したVPC]</w:t>
      </w:r>
      <w:r>
        <w:rPr>
          <w:rFonts w:hint="eastAsia"/>
        </w:rPr>
        <w:t>-[サブネット]-[</w:t>
      </w:r>
      <w:proofErr w:type="spellStart"/>
      <w:r>
        <w:rPr>
          <w:rFonts w:hint="eastAsia"/>
        </w:rPr>
        <w:t>MSItest</w:t>
      </w:r>
      <w:proofErr w:type="spellEnd"/>
      <w:r>
        <w:rPr>
          <w:rFonts w:hint="eastAsia"/>
        </w:rPr>
        <w:t>-subnet</w:t>
      </w:r>
      <w:r>
        <w:t>…</w:t>
      </w:r>
      <w:r>
        <w:rPr>
          <w:rFonts w:hint="eastAsia"/>
        </w:rPr>
        <w:t>ap-northeast1a･･･]-[</w:t>
      </w:r>
      <w:proofErr w:type="spellStart"/>
      <w:r>
        <w:rPr>
          <w:rFonts w:hint="eastAsia"/>
        </w:rPr>
        <w:t>MSItest</w:t>
      </w:r>
      <w:proofErr w:type="spellEnd"/>
      <w:r>
        <w:rPr>
          <w:rFonts w:hint="eastAsia"/>
        </w:rPr>
        <w:t>-subnet</w:t>
      </w:r>
      <w:r>
        <w:t>…</w:t>
      </w:r>
      <w:r>
        <w:rPr>
          <w:rFonts w:hint="eastAsia"/>
        </w:rPr>
        <w:t>ap-northeast1c･･･]</w:t>
      </w:r>
      <w:r w:rsidRPr="0046752E">
        <w:rPr>
          <w:rFonts w:hint="eastAsia"/>
        </w:rPr>
        <w:t>を</w:t>
      </w:r>
      <w:r>
        <w:rPr>
          <w:rFonts w:hint="eastAsia"/>
        </w:rPr>
        <w:t>選択し、[次へ]</w:t>
      </w:r>
      <w:ins w:id="77" w:author="Kojima Kenichi" w:date="2025-10-26T12:59:00Z" w16du:dateUtc="2025-10-26T03:59:00Z">
        <w:r w:rsidR="00A20A06">
          <w:rPr>
            <w:rFonts w:hint="eastAsia"/>
          </w:rPr>
          <w:t>を</w:t>
        </w:r>
      </w:ins>
      <w:r w:rsidRPr="0046752E">
        <w:rPr>
          <w:rFonts w:hint="eastAsia"/>
        </w:rPr>
        <w:t>クリックします。</w:t>
      </w:r>
    </w:p>
    <w:p w14:paraId="60C6A66C" w14:textId="77777777" w:rsidR="008B469D" w:rsidRDefault="008B469D" w:rsidP="2A155DB3">
      <w:pPr>
        <w:pStyle w:val="a0"/>
      </w:pPr>
      <w:r>
        <w:rPr>
          <w:rFonts w:hint="eastAsia"/>
        </w:rPr>
        <w:t>[確認と作成]の画面にて、[ディレクトリの作成]をクリックします。</w:t>
      </w:r>
    </w:p>
    <w:p w14:paraId="3FEB79EA" w14:textId="2E741813" w:rsidR="008B469D" w:rsidRDefault="008B469D" w:rsidP="2A155DB3">
      <w:pPr>
        <w:pStyle w:val="a0"/>
      </w:pPr>
      <w:r>
        <w:rPr>
          <w:rFonts w:hint="eastAsia"/>
        </w:rPr>
        <w:t>5-10分程後に[アクション]の左にある</w:t>
      </w:r>
      <w:ins w:id="78" w:author="Kojima Kenichi" w:date="2025-10-26T13:11:00Z" w16du:dateUtc="2025-10-26T04:11:00Z">
        <w:r w:rsidR="003C2F6C">
          <w:rPr>
            <w:rFonts w:hint="eastAsia"/>
          </w:rPr>
          <w:t>、</w:t>
        </w:r>
      </w:ins>
      <w:del w:id="79" w:author="Kojima Kenichi" w:date="2025-10-26T13:11:00Z" w16du:dateUtc="2025-10-26T04:11:00Z">
        <w:r w:rsidDel="006C13CD">
          <w:rPr>
            <w:rFonts w:hint="eastAsia"/>
          </w:rPr>
          <w:delText>右</w:delText>
        </w:r>
      </w:del>
      <w:r>
        <w:rPr>
          <w:rFonts w:hint="eastAsia"/>
        </w:rPr>
        <w:t>矢印</w:t>
      </w:r>
      <w:del w:id="80" w:author="Kojima Kenichi" w:date="2025-10-26T13:11:00Z" w16du:dateUtc="2025-10-26T04:11:00Z">
        <w:r w:rsidDel="006C13CD">
          <w:rPr>
            <w:rFonts w:hint="eastAsia"/>
          </w:rPr>
          <w:delText>に</w:delText>
        </w:r>
      </w:del>
      <w:ins w:id="81" w:author="Kojima Kenichi" w:date="2025-10-26T13:11:00Z" w16du:dateUtc="2025-10-26T04:11:00Z">
        <w:r w:rsidR="006C13CD">
          <w:rPr>
            <w:rFonts w:hint="eastAsia"/>
          </w:rPr>
          <w:t>が</w:t>
        </w:r>
      </w:ins>
      <w:del w:id="82" w:author="Kojima Kenichi" w:date="2025-10-26T13:11:00Z" w16du:dateUtc="2025-10-26T04:11:00Z">
        <w:r w:rsidDel="006C13CD">
          <w:rPr>
            <w:rFonts w:hint="eastAsia"/>
          </w:rPr>
          <w:delText>回っている</w:delText>
        </w:r>
      </w:del>
      <w:r>
        <w:rPr>
          <w:rFonts w:hint="eastAsia"/>
        </w:rPr>
        <w:t>更新マークをクリックして、ステータスが[アクティブ]になっていることを確認します。</w:t>
      </w:r>
    </w:p>
    <w:p w14:paraId="47B0E970" w14:textId="77777777" w:rsidR="008B469D" w:rsidRDefault="008B469D" w:rsidP="008B469D">
      <w:pPr>
        <w:pStyle w:val="a0"/>
        <w:numPr>
          <w:ilvl w:val="0"/>
          <w:numId w:val="0"/>
        </w:numPr>
      </w:pPr>
      <w:r>
        <w:rPr>
          <w:rFonts w:hint="eastAsia"/>
        </w:rPr>
        <w:t>※30日間の無料枠がついていますが、コストがかかるため演習が完了後は削除することを推奨します。</w:t>
      </w:r>
    </w:p>
    <w:p w14:paraId="68F848F3" w14:textId="77777777" w:rsidR="008B469D" w:rsidRDefault="008B469D" w:rsidP="008B469D">
      <w:pPr>
        <w:pStyle w:val="a0"/>
        <w:numPr>
          <w:ilvl w:val="0"/>
          <w:numId w:val="0"/>
        </w:numPr>
        <w:ind w:left="440" w:hanging="440"/>
      </w:pPr>
    </w:p>
    <w:p w14:paraId="18137543" w14:textId="77777777" w:rsidR="008B469D" w:rsidRDefault="008B469D" w:rsidP="008B469D">
      <w:pPr>
        <w:ind w:firstLineChars="100" w:firstLine="210"/>
      </w:pPr>
      <w:r>
        <w:t>以上で､｢Directory Serviceの設定｣演習は終了です｡</w:t>
      </w:r>
    </w:p>
    <w:p w14:paraId="3D863CCB" w14:textId="77777777" w:rsidR="008B469D" w:rsidRDefault="008B469D" w:rsidP="008B469D">
      <w:pPr>
        <w:ind w:firstLineChars="100" w:firstLine="210"/>
      </w:pPr>
    </w:p>
    <w:p w14:paraId="61D70D16" w14:textId="77777777" w:rsidR="008B469D" w:rsidRDefault="008B469D" w:rsidP="008B469D">
      <w:pPr>
        <w:pStyle w:val="af8"/>
      </w:pPr>
      <w:r w:rsidRPr="002C0EDC">
        <w:t>演習</w:t>
      </w:r>
      <w:r>
        <w:rPr>
          <w:rFonts w:hint="eastAsia"/>
        </w:rPr>
        <w:t>2 Key Management Serviceでカスタマーキーの作成</w:t>
      </w:r>
    </w:p>
    <w:p w14:paraId="121E00ED" w14:textId="77777777" w:rsidR="008B469D" w:rsidRDefault="008B469D">
      <w:pPr>
        <w:pStyle w:val="a0"/>
        <w:numPr>
          <w:ilvl w:val="0"/>
          <w:numId w:val="52"/>
        </w:numPr>
        <w:pPrChange w:id="83" w:author="Kojima Kenichi" w:date="2025-10-26T12:57:00Z" w16du:dateUtc="2025-10-26T03:57:00Z">
          <w:pPr>
            <w:pStyle w:val="a0"/>
          </w:pPr>
        </w:pPrChange>
      </w:pPr>
      <w:r>
        <w:rPr>
          <w:rFonts w:hint="eastAsia"/>
        </w:rPr>
        <w:t>検索バーから[Key Management Service]と入力しクリックします。</w:t>
      </w:r>
    </w:p>
    <w:p w14:paraId="24164836" w14:textId="77777777" w:rsidR="008B469D" w:rsidRDefault="008B469D">
      <w:pPr>
        <w:pStyle w:val="af"/>
        <w:numPr>
          <w:ilvl w:val="0"/>
          <w:numId w:val="52"/>
        </w:numPr>
        <w:ind w:leftChars="0"/>
        <w:pPrChange w:id="84" w:author="Kojima Kenichi" w:date="2025-10-26T12:57:00Z" w16du:dateUtc="2025-10-26T03:57:00Z">
          <w:pPr>
            <w:pStyle w:val="af"/>
            <w:numPr>
              <w:numId w:val="46"/>
            </w:numPr>
            <w:ind w:leftChars="0" w:left="440" w:hanging="440"/>
          </w:pPr>
        </w:pPrChange>
      </w:pPr>
      <w:r>
        <w:rPr>
          <w:rFonts w:hint="eastAsia"/>
        </w:rPr>
        <w:t>[キーの作成]をクリックします。</w:t>
      </w:r>
    </w:p>
    <w:p w14:paraId="05DCF75E" w14:textId="77777777" w:rsidR="008B469D" w:rsidRDefault="008B469D">
      <w:pPr>
        <w:pStyle w:val="af"/>
        <w:numPr>
          <w:ilvl w:val="0"/>
          <w:numId w:val="52"/>
        </w:numPr>
        <w:ind w:leftChars="0"/>
        <w:pPrChange w:id="85" w:author="Kojima Kenichi" w:date="2025-10-26T12:57:00Z" w16du:dateUtc="2025-10-26T03:57:00Z">
          <w:pPr>
            <w:pStyle w:val="af"/>
            <w:numPr>
              <w:numId w:val="46"/>
            </w:numPr>
            <w:ind w:leftChars="0" w:left="440" w:hanging="440"/>
          </w:pPr>
        </w:pPrChange>
      </w:pPr>
      <w:r>
        <w:t>[キーのタイプ]-[対象]-[キーの使用法]-[暗号化および復号化]-[詳細オプション]-[KMS-推奨]-[リージョンごと]-[単一リージョンキー]を選択し、[次へ]をクリックする。</w:t>
      </w:r>
    </w:p>
    <w:tbl>
      <w:tblPr>
        <w:tblStyle w:val="afb"/>
        <w:tblW w:w="0" w:type="auto"/>
        <w:tblLook w:val="04A0" w:firstRow="1" w:lastRow="0" w:firstColumn="1" w:lastColumn="0" w:noHBand="0" w:noVBand="1"/>
      </w:tblPr>
      <w:tblGrid>
        <w:gridCol w:w="4345"/>
        <w:gridCol w:w="4152"/>
      </w:tblGrid>
      <w:tr w:rsidR="008B469D" w:rsidRPr="0048524E" w14:paraId="745DB67C" w14:textId="77777777" w:rsidTr="00797D13">
        <w:trPr>
          <w:trHeight w:val="300"/>
        </w:trPr>
        <w:tc>
          <w:tcPr>
            <w:tcW w:w="8497" w:type="dxa"/>
            <w:gridSpan w:val="2"/>
            <w:shd w:val="clear" w:color="auto" w:fill="D9D9D9" w:themeFill="background1" w:themeFillShade="D9"/>
          </w:tcPr>
          <w:p w14:paraId="090A8A06" w14:textId="77777777" w:rsidR="008B469D" w:rsidRPr="0048524E" w:rsidRDefault="008B469D" w:rsidP="00797D13">
            <w:pPr>
              <w:tabs>
                <w:tab w:val="left" w:pos="3160"/>
              </w:tabs>
              <w:rPr>
                <w:b/>
                <w:bCs/>
              </w:rPr>
            </w:pPr>
          </w:p>
        </w:tc>
      </w:tr>
      <w:tr w:rsidR="008B469D" w14:paraId="7E8667C2" w14:textId="77777777" w:rsidTr="00797D13">
        <w:trPr>
          <w:trHeight w:val="300"/>
        </w:trPr>
        <w:tc>
          <w:tcPr>
            <w:tcW w:w="4345" w:type="dxa"/>
          </w:tcPr>
          <w:p w14:paraId="4A2E96A0" w14:textId="77777777" w:rsidR="008B469D" w:rsidRDefault="008B469D" w:rsidP="00797D13">
            <w:pPr>
              <w:pStyle w:val="afc"/>
              <w:jc w:val="left"/>
              <w:rPr>
                <w:rFonts w:ascii="ＭＳ 明朝" w:eastAsia="ＭＳ 明朝" w:hAnsi="ＭＳ 明朝"/>
              </w:rPr>
            </w:pPr>
            <w:r w:rsidRPr="4FD711DE">
              <w:rPr>
                <w:rFonts w:ascii="ＭＳ 明朝" w:eastAsia="ＭＳ 明朝" w:hAnsi="ＭＳ 明朝"/>
              </w:rPr>
              <w:t>キータイプ</w:t>
            </w:r>
          </w:p>
        </w:tc>
        <w:tc>
          <w:tcPr>
            <w:tcW w:w="4152" w:type="dxa"/>
          </w:tcPr>
          <w:p w14:paraId="78556165" w14:textId="77777777" w:rsidR="008B469D" w:rsidRDefault="008B469D" w:rsidP="00797D13">
            <w:pPr>
              <w:jc w:val="left"/>
            </w:pPr>
            <w:r>
              <w:t>対象</w:t>
            </w:r>
          </w:p>
        </w:tc>
      </w:tr>
      <w:tr w:rsidR="008B469D" w:rsidRPr="00EE74B8" w14:paraId="69C6C83B" w14:textId="77777777" w:rsidTr="00797D13">
        <w:trPr>
          <w:trHeight w:val="300"/>
        </w:trPr>
        <w:tc>
          <w:tcPr>
            <w:tcW w:w="4345" w:type="dxa"/>
          </w:tcPr>
          <w:p w14:paraId="0547784A" w14:textId="77777777" w:rsidR="008B469D" w:rsidRPr="00EE74B8" w:rsidRDefault="008B469D" w:rsidP="00797D13">
            <w:pPr>
              <w:pStyle w:val="afc"/>
              <w:jc w:val="left"/>
              <w:rPr>
                <w:rFonts w:ascii="ＭＳ 明朝" w:eastAsia="ＭＳ 明朝" w:hAnsi="ＭＳ 明朝"/>
              </w:rPr>
            </w:pPr>
            <w:r w:rsidRPr="4FD711DE">
              <w:rPr>
                <w:rFonts w:ascii="ＭＳ 明朝" w:eastAsia="ＭＳ 明朝" w:hAnsi="ＭＳ 明朝"/>
              </w:rPr>
              <w:t>キーの使用法</w:t>
            </w:r>
          </w:p>
        </w:tc>
        <w:tc>
          <w:tcPr>
            <w:tcW w:w="4152" w:type="dxa"/>
          </w:tcPr>
          <w:p w14:paraId="21DE5745" w14:textId="4790B6B0" w:rsidR="008B469D" w:rsidRPr="00EE74B8" w:rsidRDefault="008B469D" w:rsidP="00797D13">
            <w:pPr>
              <w:jc w:val="left"/>
            </w:pPr>
            <w:r>
              <w:t>暗号化および</w:t>
            </w:r>
            <w:ins w:id="86" w:author="Kojima Kenichi" w:date="2025-10-26T12:46:00Z" w16du:dateUtc="2025-10-26T03:46:00Z">
              <w:r w:rsidR="007C6DD1">
                <w:rPr>
                  <w:rFonts w:hint="eastAsia"/>
                </w:rPr>
                <w:t>復号</w:t>
              </w:r>
            </w:ins>
            <w:commentRangeStart w:id="87"/>
            <w:commentRangeStart w:id="88"/>
            <w:del w:id="89" w:author="Kojima Kenichi" w:date="2025-10-26T12:46:00Z" w16du:dateUtc="2025-10-26T03:46:00Z">
              <w:r w:rsidDel="007C6DD1">
                <w:delText>復元</w:delText>
              </w:r>
            </w:del>
            <w:commentRangeEnd w:id="87"/>
            <w:r>
              <w:rPr>
                <w:rStyle w:val="afe"/>
              </w:rPr>
              <w:commentReference w:id="87"/>
            </w:r>
            <w:commentRangeEnd w:id="88"/>
            <w:r w:rsidR="00885B77">
              <w:rPr>
                <w:rStyle w:val="afe"/>
              </w:rPr>
              <w:commentReference w:id="88"/>
            </w:r>
            <w:r>
              <w:t>化</w:t>
            </w:r>
          </w:p>
        </w:tc>
      </w:tr>
      <w:tr w:rsidR="008B469D" w14:paraId="04F91D33" w14:textId="77777777" w:rsidTr="00797D13">
        <w:trPr>
          <w:trHeight w:val="300"/>
        </w:trPr>
        <w:tc>
          <w:tcPr>
            <w:tcW w:w="4345" w:type="dxa"/>
          </w:tcPr>
          <w:p w14:paraId="09FC7B4B" w14:textId="77777777" w:rsidR="008B469D" w:rsidRDefault="008B469D" w:rsidP="00797D13">
            <w:pPr>
              <w:pStyle w:val="afc"/>
              <w:jc w:val="left"/>
              <w:rPr>
                <w:rFonts w:ascii="ＭＳ 明朝" w:eastAsia="ＭＳ 明朝" w:hAnsi="ＭＳ 明朝"/>
              </w:rPr>
            </w:pPr>
            <w:r w:rsidRPr="4FD711DE">
              <w:rPr>
                <w:rFonts w:ascii="ＭＳ 明朝" w:eastAsia="ＭＳ 明朝" w:hAnsi="ＭＳ 明朝"/>
              </w:rPr>
              <w:t>キーマテリアルオリジン</w:t>
            </w:r>
          </w:p>
        </w:tc>
        <w:tc>
          <w:tcPr>
            <w:tcW w:w="4152" w:type="dxa"/>
          </w:tcPr>
          <w:p w14:paraId="3612A963" w14:textId="77777777" w:rsidR="008B469D" w:rsidRDefault="008B469D" w:rsidP="00797D13">
            <w:pPr>
              <w:jc w:val="left"/>
            </w:pPr>
            <w:r>
              <w:t>KMS - 推奨</w:t>
            </w:r>
          </w:p>
        </w:tc>
      </w:tr>
      <w:tr w:rsidR="008B469D" w:rsidRPr="00EE74B8" w14:paraId="4678AA55" w14:textId="77777777" w:rsidTr="00797D13">
        <w:trPr>
          <w:trHeight w:val="300"/>
        </w:trPr>
        <w:tc>
          <w:tcPr>
            <w:tcW w:w="4345" w:type="dxa"/>
          </w:tcPr>
          <w:p w14:paraId="63E1E605" w14:textId="77777777" w:rsidR="008B469D" w:rsidRPr="00EE74B8" w:rsidRDefault="008B469D" w:rsidP="00797D13">
            <w:pPr>
              <w:pStyle w:val="afc"/>
              <w:jc w:val="left"/>
              <w:rPr>
                <w:rFonts w:ascii="ＭＳ 明朝" w:eastAsia="ＭＳ 明朝" w:hAnsi="ＭＳ 明朝"/>
              </w:rPr>
            </w:pPr>
            <w:r w:rsidRPr="4FD711DE">
              <w:rPr>
                <w:rFonts w:ascii="ＭＳ 明朝" w:eastAsia="ＭＳ 明朝" w:hAnsi="ＭＳ 明朝"/>
              </w:rPr>
              <w:t>リージョンごと</w:t>
            </w:r>
          </w:p>
        </w:tc>
        <w:tc>
          <w:tcPr>
            <w:tcW w:w="4152" w:type="dxa"/>
          </w:tcPr>
          <w:p w14:paraId="6C424C5E" w14:textId="77777777" w:rsidR="008B469D" w:rsidRPr="00EE74B8" w:rsidRDefault="008B469D" w:rsidP="00797D13">
            <w:pPr>
              <w:pStyle w:val="a"/>
              <w:numPr>
                <w:ilvl w:val="0"/>
                <w:numId w:val="0"/>
              </w:numPr>
              <w:jc w:val="left"/>
            </w:pPr>
            <w:r>
              <w:t>単一リージョンキー</w:t>
            </w:r>
          </w:p>
        </w:tc>
      </w:tr>
    </w:tbl>
    <w:p w14:paraId="1E2B6635" w14:textId="77777777" w:rsidR="008B469D" w:rsidRDefault="008B469D" w:rsidP="008B469D"/>
    <w:p w14:paraId="01FCC53E" w14:textId="77777777" w:rsidR="008B469D" w:rsidRDefault="008B469D" w:rsidP="008B469D">
      <w:pPr>
        <w:widowControl/>
        <w:jc w:val="left"/>
      </w:pPr>
      <w:r>
        <w:br w:type="page"/>
      </w:r>
    </w:p>
    <w:p w14:paraId="592781A9" w14:textId="77777777" w:rsidR="008B469D" w:rsidRDefault="008B469D">
      <w:pPr>
        <w:numPr>
          <w:ilvl w:val="0"/>
          <w:numId w:val="52"/>
        </w:numPr>
        <w:pPrChange w:id="90" w:author="Kojima Kenichi" w:date="2025-10-26T12:57:00Z" w16du:dateUtc="2025-10-26T03:57:00Z">
          <w:pPr>
            <w:numPr>
              <w:numId w:val="46"/>
            </w:numPr>
            <w:ind w:left="440" w:hanging="440"/>
          </w:pPr>
        </w:pPrChange>
      </w:pPr>
      <w:r>
        <w:lastRenderedPageBreak/>
        <w:t>[エイリアス]-[test-key]を記載し、[次へ]をクリックします。</w:t>
      </w:r>
    </w:p>
    <w:p w14:paraId="5BA61BB1" w14:textId="77777777" w:rsidR="008B469D" w:rsidRDefault="008B469D">
      <w:pPr>
        <w:pStyle w:val="af"/>
        <w:numPr>
          <w:ilvl w:val="0"/>
          <w:numId w:val="52"/>
        </w:numPr>
        <w:ind w:leftChars="0"/>
        <w:pPrChange w:id="91" w:author="Kojima Kenichi" w:date="2025-10-26T12:57:00Z" w16du:dateUtc="2025-10-26T03:57:00Z">
          <w:pPr>
            <w:pStyle w:val="af"/>
            <w:numPr>
              <w:numId w:val="46"/>
            </w:numPr>
            <w:ind w:leftChars="0" w:left="440" w:hanging="440"/>
          </w:pPr>
        </w:pPrChange>
      </w:pPr>
      <w:r>
        <w:t>[キー管理者]-[test-user]-[キーの削除]-[キーの管理者がこのキーを削除できるようにします。]を選択し、[次へ]をクリックします。</w:t>
      </w:r>
    </w:p>
    <w:tbl>
      <w:tblPr>
        <w:tblStyle w:val="afb"/>
        <w:tblW w:w="0" w:type="auto"/>
        <w:tblLook w:val="04A0" w:firstRow="1" w:lastRow="0" w:firstColumn="1" w:lastColumn="0" w:noHBand="0" w:noVBand="1"/>
      </w:tblPr>
      <w:tblGrid>
        <w:gridCol w:w="4345"/>
        <w:gridCol w:w="4152"/>
      </w:tblGrid>
      <w:tr w:rsidR="008B469D" w:rsidRPr="0048524E" w14:paraId="110DBACF" w14:textId="77777777" w:rsidTr="00797D13">
        <w:trPr>
          <w:trHeight w:val="300"/>
        </w:trPr>
        <w:tc>
          <w:tcPr>
            <w:tcW w:w="8497" w:type="dxa"/>
            <w:gridSpan w:val="2"/>
            <w:shd w:val="clear" w:color="auto" w:fill="D9D9D9" w:themeFill="background1" w:themeFillShade="D9"/>
          </w:tcPr>
          <w:p w14:paraId="0E814A58" w14:textId="77777777" w:rsidR="008B469D" w:rsidRPr="0048524E" w:rsidRDefault="008B469D" w:rsidP="00797D13">
            <w:pPr>
              <w:tabs>
                <w:tab w:val="left" w:pos="3160"/>
              </w:tabs>
              <w:rPr>
                <w:b/>
                <w:bCs/>
              </w:rPr>
            </w:pPr>
          </w:p>
        </w:tc>
      </w:tr>
      <w:tr w:rsidR="008B469D" w14:paraId="2E54AA09" w14:textId="77777777" w:rsidTr="00797D13">
        <w:trPr>
          <w:trHeight w:val="300"/>
        </w:trPr>
        <w:tc>
          <w:tcPr>
            <w:tcW w:w="4345" w:type="dxa"/>
          </w:tcPr>
          <w:p w14:paraId="56C44A73" w14:textId="77777777" w:rsidR="008B469D" w:rsidRDefault="008B469D" w:rsidP="00797D13">
            <w:pPr>
              <w:pStyle w:val="afc"/>
              <w:jc w:val="left"/>
              <w:rPr>
                <w:rFonts w:ascii="ＭＳ 明朝" w:eastAsia="ＭＳ 明朝" w:hAnsi="ＭＳ 明朝"/>
              </w:rPr>
            </w:pPr>
            <w:r w:rsidRPr="4FD711DE">
              <w:rPr>
                <w:rFonts w:ascii="ＭＳ 明朝" w:eastAsia="ＭＳ 明朝" w:hAnsi="ＭＳ 明朝"/>
              </w:rPr>
              <w:t>キー管理者</w:t>
            </w:r>
          </w:p>
        </w:tc>
        <w:tc>
          <w:tcPr>
            <w:tcW w:w="4152" w:type="dxa"/>
          </w:tcPr>
          <w:p w14:paraId="436900E8" w14:textId="77777777" w:rsidR="008B469D" w:rsidRDefault="008B469D" w:rsidP="00797D13">
            <w:pPr>
              <w:jc w:val="left"/>
            </w:pPr>
            <w:r>
              <w:t>test-user</w:t>
            </w:r>
          </w:p>
        </w:tc>
      </w:tr>
      <w:tr w:rsidR="008B469D" w:rsidRPr="00EE74B8" w14:paraId="2D4F5A73" w14:textId="77777777" w:rsidTr="00797D13">
        <w:trPr>
          <w:trHeight w:val="300"/>
        </w:trPr>
        <w:tc>
          <w:tcPr>
            <w:tcW w:w="4345" w:type="dxa"/>
          </w:tcPr>
          <w:p w14:paraId="010BE860" w14:textId="77777777" w:rsidR="008B469D" w:rsidRPr="00EE74B8" w:rsidRDefault="008B469D" w:rsidP="00797D13">
            <w:pPr>
              <w:pStyle w:val="afc"/>
              <w:jc w:val="left"/>
              <w:rPr>
                <w:rFonts w:ascii="ＭＳ 明朝" w:eastAsia="ＭＳ 明朝" w:hAnsi="ＭＳ 明朝"/>
              </w:rPr>
            </w:pPr>
            <w:r w:rsidRPr="4FD711DE">
              <w:rPr>
                <w:rFonts w:ascii="ＭＳ 明朝" w:eastAsia="ＭＳ 明朝" w:hAnsi="ＭＳ 明朝"/>
              </w:rPr>
              <w:t>キーの削除</w:t>
            </w:r>
          </w:p>
        </w:tc>
        <w:tc>
          <w:tcPr>
            <w:tcW w:w="4152" w:type="dxa"/>
          </w:tcPr>
          <w:p w14:paraId="40DE5AD4" w14:textId="77777777" w:rsidR="008B469D" w:rsidRPr="00EE74B8" w:rsidRDefault="008B469D" w:rsidP="00797D13">
            <w:pPr>
              <w:jc w:val="left"/>
            </w:pPr>
            <w:r>
              <w:t>キーの管理者がこのキーを削除できるようにします。</w:t>
            </w:r>
          </w:p>
        </w:tc>
      </w:tr>
    </w:tbl>
    <w:p w14:paraId="584DAE24" w14:textId="77777777" w:rsidR="008B469D" w:rsidRPr="00E0675C" w:rsidRDefault="008B469D" w:rsidP="008B469D"/>
    <w:p w14:paraId="371E760B" w14:textId="77777777" w:rsidR="008B469D" w:rsidRDefault="008B469D">
      <w:pPr>
        <w:pStyle w:val="af"/>
        <w:numPr>
          <w:ilvl w:val="0"/>
          <w:numId w:val="52"/>
        </w:numPr>
        <w:ind w:leftChars="0"/>
        <w:pPrChange w:id="92" w:author="Kojima Kenichi" w:date="2025-10-26T12:57:00Z" w16du:dateUtc="2025-10-26T03:57:00Z">
          <w:pPr>
            <w:pStyle w:val="af"/>
            <w:numPr>
              <w:numId w:val="46"/>
            </w:numPr>
            <w:ind w:leftChars="0" w:left="440" w:hanging="440"/>
          </w:pPr>
        </w:pPrChange>
      </w:pPr>
      <w:r>
        <w:t>[キーユーザー]-[test-user]を選択し、[次へ]をクリックします。</w:t>
      </w:r>
    </w:p>
    <w:p w14:paraId="26A34B1B" w14:textId="77777777" w:rsidR="008B469D" w:rsidRDefault="008B469D">
      <w:pPr>
        <w:pStyle w:val="af"/>
        <w:numPr>
          <w:ilvl w:val="0"/>
          <w:numId w:val="52"/>
        </w:numPr>
        <w:ind w:leftChars="0"/>
        <w:pPrChange w:id="93" w:author="Kojima Kenichi" w:date="2025-10-26T12:57:00Z" w16du:dateUtc="2025-10-26T03:57:00Z">
          <w:pPr>
            <w:pStyle w:val="af"/>
            <w:numPr>
              <w:numId w:val="46"/>
            </w:numPr>
            <w:ind w:leftChars="0" w:left="440" w:hanging="440"/>
          </w:pPr>
        </w:pPrChange>
      </w:pPr>
      <w:r>
        <w:rPr>
          <w:rFonts w:hint="eastAsia"/>
        </w:rPr>
        <w:t>[キーポリシー]が表示されたら[次へ]をクリックします。</w:t>
      </w:r>
    </w:p>
    <w:p w14:paraId="61850CBE" w14:textId="77777777" w:rsidR="008B469D" w:rsidRDefault="008B469D">
      <w:pPr>
        <w:pStyle w:val="af"/>
        <w:numPr>
          <w:ilvl w:val="0"/>
          <w:numId w:val="52"/>
        </w:numPr>
        <w:ind w:leftChars="0"/>
        <w:pPrChange w:id="94" w:author="Kojima Kenichi" w:date="2025-10-26T12:57:00Z" w16du:dateUtc="2025-10-26T03:57:00Z">
          <w:pPr>
            <w:pStyle w:val="af"/>
            <w:numPr>
              <w:numId w:val="46"/>
            </w:numPr>
            <w:ind w:leftChars="0" w:left="440" w:hanging="440"/>
          </w:pPr>
        </w:pPrChange>
      </w:pPr>
      <w:r>
        <w:rPr>
          <w:rFonts w:hint="eastAsia"/>
        </w:rPr>
        <w:t>[確認]画面になるので[完了]をクリックします。</w:t>
      </w:r>
    </w:p>
    <w:p w14:paraId="4846CF3B" w14:textId="77777777" w:rsidR="008B469D" w:rsidRDefault="008B469D">
      <w:pPr>
        <w:pStyle w:val="af"/>
        <w:numPr>
          <w:ilvl w:val="0"/>
          <w:numId w:val="52"/>
        </w:numPr>
        <w:ind w:leftChars="0"/>
        <w:pPrChange w:id="95" w:author="Kojima Kenichi" w:date="2025-10-26T12:57:00Z" w16du:dateUtc="2025-10-26T03:57:00Z">
          <w:pPr>
            <w:pStyle w:val="af"/>
            <w:numPr>
              <w:numId w:val="46"/>
            </w:numPr>
            <w:ind w:leftChars="0" w:left="440" w:hanging="440"/>
          </w:pPr>
        </w:pPrChange>
      </w:pPr>
      <w:r>
        <w:rPr>
          <w:rFonts w:hint="eastAsia"/>
        </w:rPr>
        <w:t>キーができたことを確認します。</w:t>
      </w:r>
    </w:p>
    <w:p w14:paraId="71472EA1" w14:textId="53343178" w:rsidR="009E34F2" w:rsidRDefault="008B469D" w:rsidP="009E34F2">
      <w:pPr>
        <w:rPr>
          <w:ins w:id="96" w:author="Kojima Kenichi" w:date="2025-10-26T13:16:00Z" w16du:dateUtc="2025-10-26T04:16:00Z"/>
        </w:rPr>
      </w:pPr>
      <w:bookmarkStart w:id="97" w:name="_Hlk207117690"/>
      <w:r>
        <w:rPr>
          <w:rFonts w:hint="eastAsia"/>
        </w:rPr>
        <w:t>※設定完了後</w:t>
      </w:r>
      <w:bookmarkEnd w:id="97"/>
      <w:r>
        <w:rPr>
          <w:rFonts w:hint="eastAsia"/>
        </w:rPr>
        <w:t>は費用がかかるため、左メニューの[</w:t>
      </w:r>
      <w:r w:rsidRPr="00D25AB0">
        <w:rPr>
          <w:rFonts w:hint="eastAsia"/>
        </w:rPr>
        <w:t>カスタマー管理型のキー</w:t>
      </w:r>
      <w:r>
        <w:rPr>
          <w:rFonts w:hint="eastAsia"/>
        </w:rPr>
        <w:t>]を選択し、[キーの</w:t>
      </w:r>
      <w:del w:id="98" w:author="Kojima Kenichi" w:date="2025-10-26T13:16:00Z" w16du:dateUtc="2025-10-26T04:16:00Z">
        <w:r w:rsidDel="009E34F2">
          <w:tab/>
        </w:r>
      </w:del>
    </w:p>
    <w:p w14:paraId="5F88EE16" w14:textId="64036504" w:rsidR="008B469D" w:rsidRDefault="008B469D" w:rsidP="009E34F2">
      <w:r>
        <w:rPr>
          <w:rFonts w:hint="eastAsia"/>
        </w:rPr>
        <w:t>アクション]-[キーの削除をスケジュール]-[待機期間]-[7]-[確認]-[チェックを入れる]-[削除をスケジュール]をクリックして削除がスケジュールされることを推奨します。</w:t>
      </w:r>
    </w:p>
    <w:p w14:paraId="2322B229" w14:textId="77777777" w:rsidR="008B469D" w:rsidRDefault="008B469D" w:rsidP="008B469D">
      <w:pPr>
        <w:pStyle w:val="af"/>
        <w:ind w:leftChars="0" w:left="440"/>
      </w:pPr>
    </w:p>
    <w:p w14:paraId="0BDBC057" w14:textId="22592FE8" w:rsidR="00D826F2" w:rsidRPr="008B469D" w:rsidRDefault="008B469D" w:rsidP="2A155DB3">
      <w:pPr>
        <w:ind w:firstLineChars="100" w:firstLine="210"/>
      </w:pPr>
      <w:r w:rsidRPr="5CD90717">
        <w:t>以上で､｢</w:t>
      </w:r>
      <w:r>
        <w:rPr>
          <w:rFonts w:hint="eastAsia"/>
        </w:rPr>
        <w:t>KMSカスタマーキーの作成</w:t>
      </w:r>
      <w:r w:rsidRPr="5CD90717">
        <w:t>｣演習は終了です｡</w:t>
      </w:r>
    </w:p>
    <w:sectPr w:rsidR="00D826F2" w:rsidRPr="008B469D" w:rsidSect="005949A8">
      <w:pgSz w:w="11906" w:h="16838" w:code="9"/>
      <w:pgMar w:top="1134" w:right="1418" w:bottom="1134" w:left="1418"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Shiga Minato" w:date="2025-10-15T18:12:00Z" w:initials="SM">
    <w:p w14:paraId="4E5702CA" w14:textId="38A0847E" w:rsidR="003C22F6" w:rsidRDefault="00475272">
      <w:r>
        <w:annotationRef/>
      </w:r>
      <w:r w:rsidRPr="7347D2E6">
        <w:t>他の同じ箇所と比較して、コロンの後に半角スペースを入れている場所と、そうでない場所がありました。</w:t>
      </w:r>
    </w:p>
    <w:p w14:paraId="1F54A515" w14:textId="52717419" w:rsidR="003C22F6" w:rsidRDefault="00475272">
      <w:r w:rsidRPr="3E3888E9">
        <w:t xml:space="preserve"> 例</w:t>
      </w:r>
    </w:p>
    <w:p w14:paraId="3D4FDA1E" w14:textId="77BE8B72" w:rsidR="003C22F6" w:rsidRDefault="00475272">
      <w:r w:rsidRPr="1E6BD261">
        <w:t xml:space="preserve"> スライド7-3: アプリケーション・ネットワーク保護</w:t>
      </w:r>
    </w:p>
    <w:p w14:paraId="6CD86F86" w14:textId="365B66FE" w:rsidR="003C22F6" w:rsidRDefault="00475272">
      <w:r w:rsidRPr="0CAFFDC5">
        <w:t xml:space="preserve"> スライド7-6: Amazon Web Servicesのセキュリティ対策の関連演習</w:t>
      </w:r>
    </w:p>
  </w:comment>
  <w:comment w:id="22" w:author="Kojima Kenichi" w:date="2025-10-26T13:18:00Z" w:initials="KK">
    <w:p w14:paraId="163F6AE4" w14:textId="77777777" w:rsidR="009D6B2B" w:rsidRDefault="009D6B2B" w:rsidP="009D6B2B">
      <w:pPr>
        <w:pStyle w:val="aff"/>
      </w:pPr>
      <w:r>
        <w:rPr>
          <w:rStyle w:val="afe"/>
        </w:rPr>
        <w:annotationRef/>
      </w:r>
      <w:r>
        <w:t>修正しました。</w:t>
      </w:r>
    </w:p>
  </w:comment>
  <w:comment w:id="87" w:author="Shiga Minato" w:date="2025-10-15T18:13:00Z" w:initials="SM">
    <w:p w14:paraId="73FE4D1A" w14:textId="7B960D97" w:rsidR="003C22F6" w:rsidRDefault="00475272">
      <w:r>
        <w:annotationRef/>
      </w:r>
      <w:r w:rsidRPr="37F879C3">
        <w:t>復元化→複号化？</w:t>
      </w:r>
    </w:p>
  </w:comment>
  <w:comment w:id="88" w:author="Kojima Kenichi" w:date="2025-10-26T12:46:00Z" w:initials="KK">
    <w:p w14:paraId="67486366" w14:textId="77777777" w:rsidR="00885B77" w:rsidRDefault="00885B77" w:rsidP="00885B77">
      <w:pPr>
        <w:pStyle w:val="aff"/>
      </w:pPr>
      <w:r>
        <w:rPr>
          <w:rStyle w:val="afe"/>
        </w:rPr>
        <w:annotationRef/>
      </w:r>
      <w:r>
        <w:t>修正しました。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D86F86" w15:done="0"/>
  <w15:commentEx w15:paraId="163F6AE4" w15:paraIdParent="6CD86F86" w15:done="0"/>
  <w15:commentEx w15:paraId="73FE4D1A" w15:done="0"/>
  <w15:commentEx w15:paraId="67486366" w15:paraIdParent="73FE4D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F452BD" w16cex:dateUtc="2025-10-15T09:12:00Z"/>
  <w16cex:commentExtensible w16cex:durableId="08A315CF" w16cex:dateUtc="2025-10-26T04:18:00Z"/>
  <w16cex:commentExtensible w16cex:durableId="257613E1" w16cex:dateUtc="2025-10-15T09:13:00Z"/>
  <w16cex:commentExtensible w16cex:durableId="7A84E977" w16cex:dateUtc="2025-10-26T0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D86F86" w16cid:durableId="6CF452BD"/>
  <w16cid:commentId w16cid:paraId="163F6AE4" w16cid:durableId="08A315CF"/>
  <w16cid:commentId w16cid:paraId="73FE4D1A" w16cid:durableId="257613E1"/>
  <w16cid:commentId w16cid:paraId="67486366" w16cid:durableId="7A84E9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94427" w14:textId="77777777" w:rsidR="0095491E" w:rsidRDefault="0095491E" w:rsidP="008908FE">
      <w:r>
        <w:separator/>
      </w:r>
    </w:p>
  </w:endnote>
  <w:endnote w:type="continuationSeparator" w:id="0">
    <w:p w14:paraId="3B5A0727" w14:textId="77777777" w:rsidR="0095491E" w:rsidRDefault="0095491E" w:rsidP="008908FE">
      <w:r>
        <w:continuationSeparator/>
      </w:r>
    </w:p>
  </w:endnote>
  <w:endnote w:type="continuationNotice" w:id="1">
    <w:p w14:paraId="0169040A" w14:textId="77777777" w:rsidR="0095491E" w:rsidRDefault="009549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5786F" w14:textId="77777777" w:rsidR="0095491E" w:rsidRDefault="0095491E" w:rsidP="008908FE">
      <w:r>
        <w:separator/>
      </w:r>
    </w:p>
  </w:footnote>
  <w:footnote w:type="continuationSeparator" w:id="0">
    <w:p w14:paraId="46783FB6" w14:textId="77777777" w:rsidR="0095491E" w:rsidRDefault="0095491E" w:rsidP="008908FE">
      <w:r>
        <w:continuationSeparator/>
      </w:r>
    </w:p>
  </w:footnote>
  <w:footnote w:type="continuationNotice" w:id="1">
    <w:p w14:paraId="06BBE02A" w14:textId="77777777" w:rsidR="0095491E" w:rsidRDefault="0095491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113"/>
    <w:multiLevelType w:val="multilevel"/>
    <w:tmpl w:val="34E20BD4"/>
    <w:lvl w:ilvl="0">
      <w:start w:val="1"/>
      <w:numFmt w:val="decimal"/>
      <w:suff w:val="space"/>
      <w:lvlText w:val="Chapter%1"/>
      <w:lvlJc w:val="left"/>
      <w:pPr>
        <w:ind w:left="425" w:hanging="425"/>
      </w:pPr>
      <w:rPr>
        <w:rFonts w:ascii="ＭＳ 明朝" w:eastAsia="ＭＳ 明朝" w:hAnsi="ＭＳ 明朝" w:cs="ＭＳ 明朝" w:hint="eastAsia"/>
        <w:b/>
        <w:bCs/>
        <w:sz w:val="28"/>
        <w:szCs w:val="28"/>
      </w:rPr>
    </w:lvl>
    <w:lvl w:ilvl="1">
      <w:start w:val="1"/>
      <w:numFmt w:val="decimal"/>
      <w:suff w:val="space"/>
      <w:lvlText w:val="%1-%2"/>
      <w:lvlJc w:val="left"/>
      <w:pPr>
        <w:ind w:left="992" w:hanging="992"/>
      </w:pPr>
      <w:rPr>
        <w:rFonts w:ascii="ＭＳ 明朝" w:eastAsia="ＭＳ 明朝" w:hAnsi="ＭＳ 明朝" w:cs="ＭＳ 明朝" w:hint="eastAsia"/>
        <w:b/>
        <w:bCs/>
        <w:sz w:val="28"/>
        <w:szCs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180467D"/>
    <w:multiLevelType w:val="multilevel"/>
    <w:tmpl w:val="ED94D92E"/>
    <w:lvl w:ilvl="0">
      <w:start w:val="1"/>
      <w:numFmt w:val="decimal"/>
      <w:lvlText w:val="Chapter%1"/>
      <w:lvlJc w:val="left"/>
      <w:pPr>
        <w:ind w:left="425" w:hanging="425"/>
      </w:pPr>
      <w:rPr>
        <w:rFonts w:ascii="ＭＳ 明朝" w:eastAsia="ＭＳ 明朝" w:hAnsi="ＭＳ 明朝" w:cs="ＭＳ 明朝" w:hint="eastAsia"/>
        <w:b/>
        <w:bCs/>
        <w:sz w:val="28"/>
        <w:szCs w:val="28"/>
      </w:rPr>
    </w:lvl>
    <w:lvl w:ilvl="1">
      <w:start w:val="1"/>
      <w:numFmt w:val="none"/>
      <w:lvlText w:val="%1-1"/>
      <w:lvlJc w:val="left"/>
      <w:pPr>
        <w:ind w:left="992" w:hanging="992"/>
      </w:pPr>
      <w:rPr>
        <w:rFonts w:ascii="ＭＳ 明朝" w:eastAsia="ＭＳ 明朝" w:hAnsi="ＭＳ 明朝" w:cs="ＭＳ 明朝" w:hint="eastAsia"/>
        <w:b/>
        <w:bCs/>
        <w:sz w:val="28"/>
        <w:szCs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8C34CD5"/>
    <w:multiLevelType w:val="multilevel"/>
    <w:tmpl w:val="82DCD432"/>
    <w:lvl w:ilvl="0">
      <w:start w:val="1"/>
      <w:numFmt w:val="decimal"/>
      <w:suff w:val="space"/>
      <w:lvlText w:val="Chapter%1"/>
      <w:lvlJc w:val="left"/>
      <w:pPr>
        <w:ind w:left="425" w:hanging="425"/>
      </w:pPr>
      <w:rPr>
        <w:rFonts w:ascii="ＭＳ 明朝" w:eastAsia="ＭＳ 明朝" w:hAnsi="ＭＳ 明朝" w:cs="ＭＳ 明朝" w:hint="eastAsia"/>
        <w:b/>
        <w:bCs/>
        <w:sz w:val="28"/>
        <w:szCs w:val="28"/>
      </w:rPr>
    </w:lvl>
    <w:lvl w:ilvl="1">
      <w:start w:val="1"/>
      <w:numFmt w:val="decimal"/>
      <w:suff w:val="space"/>
      <w:lvlText w:val="%1-%2"/>
      <w:lvlJc w:val="left"/>
      <w:pPr>
        <w:ind w:left="992" w:hanging="992"/>
      </w:pPr>
      <w:rPr>
        <w:rFonts w:ascii="ＭＳ 明朝" w:eastAsia="ＭＳ 明朝" w:hAnsi="ＭＳ 明朝" w:cs="ＭＳ 明朝" w:hint="eastAsia"/>
        <w:b/>
        <w:bCs/>
        <w:sz w:val="28"/>
        <w:szCs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0AE06CE2"/>
    <w:multiLevelType w:val="hybridMultilevel"/>
    <w:tmpl w:val="E00E05C2"/>
    <w:lvl w:ilvl="0" w:tplc="07DA9CA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0D0940AF"/>
    <w:multiLevelType w:val="multilevel"/>
    <w:tmpl w:val="7A7698F0"/>
    <w:lvl w:ilvl="0">
      <w:start w:val="10"/>
      <w:numFmt w:val="decimal"/>
      <w:lvlText w:val="%1"/>
      <w:lvlJc w:val="left"/>
      <w:pPr>
        <w:ind w:left="615" w:hanging="61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16F014E"/>
    <w:multiLevelType w:val="hybridMultilevel"/>
    <w:tmpl w:val="3C34F8C2"/>
    <w:lvl w:ilvl="0" w:tplc="A17EF91C">
      <w:start w:val="1"/>
      <w:numFmt w:val="bullet"/>
      <w:pStyle w:val="a"/>
      <w:suff w:val="space"/>
      <w:lvlText w:val=""/>
      <w:lvlJc w:val="left"/>
      <w:pPr>
        <w:ind w:left="113" w:hanging="113"/>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1BEB36D3"/>
    <w:multiLevelType w:val="hybridMultilevel"/>
    <w:tmpl w:val="C4F2F2E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1E4A3EAE"/>
    <w:multiLevelType w:val="hybridMultilevel"/>
    <w:tmpl w:val="CFDCAC3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1F0B176B"/>
    <w:multiLevelType w:val="multilevel"/>
    <w:tmpl w:val="1D48B95C"/>
    <w:styleLink w:val="1"/>
    <w:lvl w:ilvl="0">
      <w:start w:val="1"/>
      <w:numFmt w:val="decimal"/>
      <w:suff w:val="space"/>
      <w:lvlText w:val="Chapter%1"/>
      <w:lvlJc w:val="left"/>
      <w:pPr>
        <w:ind w:left="425" w:hanging="425"/>
      </w:pPr>
      <w:rPr>
        <w:rFonts w:ascii="ＭＳ 明朝" w:eastAsia="ＭＳ 明朝" w:hAnsi="ＭＳ 明朝" w:cs="ＭＳ 明朝" w:hint="eastAsia"/>
        <w:b/>
        <w:bCs/>
        <w:sz w:val="28"/>
        <w:szCs w:val="28"/>
      </w:rPr>
    </w:lvl>
    <w:lvl w:ilvl="1">
      <w:start w:val="1"/>
      <w:numFmt w:val="decimal"/>
      <w:suff w:val="space"/>
      <w:lvlText w:val="%1-%2"/>
      <w:lvlJc w:val="left"/>
      <w:pPr>
        <w:ind w:left="992" w:hanging="992"/>
      </w:pPr>
      <w:rPr>
        <w:rFonts w:ascii="ＭＳ 明朝" w:eastAsia="ＭＳ 明朝" w:hAnsi="ＭＳ 明朝" w:cs="ＭＳ 明朝" w:hint="eastAsia"/>
        <w:b/>
        <w:bCs/>
        <w:sz w:val="28"/>
        <w:szCs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20C67CB7"/>
    <w:multiLevelType w:val="multilevel"/>
    <w:tmpl w:val="95EC18F4"/>
    <w:lvl w:ilvl="0">
      <w:start w:val="1"/>
      <w:numFmt w:val="decimal"/>
      <w:suff w:val="space"/>
      <w:lvlText w:val="Chapter%1 "/>
      <w:lvlJc w:val="left"/>
      <w:pPr>
        <w:ind w:left="630" w:hanging="440"/>
      </w:pPr>
      <w:rPr>
        <w:rFonts w:ascii="ＭＳ 明朝" w:eastAsia="ＭＳ 明朝" w:hAnsi="ＭＳ 明朝" w:cs="ＭＳ 明朝" w:hint="eastAsia"/>
        <w:b/>
        <w:bCs/>
        <w:sz w:val="28"/>
        <w:szCs w:val="28"/>
      </w:rPr>
    </w:lvl>
    <w:lvl w:ilvl="1">
      <w:start w:val="1"/>
      <w:numFmt w:val="decimal"/>
      <w:lvlText w:val="%2-%1"/>
      <w:lvlJc w:val="left"/>
      <w:pPr>
        <w:ind w:left="820" w:hanging="440"/>
      </w:pPr>
      <w:rPr>
        <w:rFonts w:ascii="ＭＳ 明朝" w:eastAsia="ＭＳ 明朝" w:hAnsi="ＭＳ 明朝" w:cs="ＭＳ 明朝" w:hint="eastAsia"/>
        <w:b/>
        <w:bCs/>
        <w:sz w:val="28"/>
        <w:szCs w:val="28"/>
      </w:rPr>
    </w:lvl>
    <w:lvl w:ilvl="2">
      <w:start w:val="1"/>
      <w:numFmt w:val="decimalEnclosedCircle"/>
      <w:lvlText w:val="%3"/>
      <w:lvlJc w:val="left"/>
      <w:pPr>
        <w:ind w:left="1510" w:hanging="440"/>
      </w:pPr>
      <w:rPr>
        <w:rFonts w:hint="eastAsia"/>
      </w:rPr>
    </w:lvl>
    <w:lvl w:ilvl="3">
      <w:start w:val="1"/>
      <w:numFmt w:val="decimal"/>
      <w:lvlText w:val="%4."/>
      <w:lvlJc w:val="left"/>
      <w:pPr>
        <w:ind w:left="1950" w:hanging="440"/>
      </w:pPr>
      <w:rPr>
        <w:rFonts w:hint="eastAsia"/>
      </w:rPr>
    </w:lvl>
    <w:lvl w:ilvl="4">
      <w:start w:val="1"/>
      <w:numFmt w:val="aiueoFullWidth"/>
      <w:lvlText w:val="(%5)"/>
      <w:lvlJc w:val="left"/>
      <w:pPr>
        <w:ind w:left="2390" w:hanging="440"/>
      </w:pPr>
      <w:rPr>
        <w:rFonts w:hint="eastAsia"/>
      </w:rPr>
    </w:lvl>
    <w:lvl w:ilvl="5">
      <w:start w:val="1"/>
      <w:numFmt w:val="decimalEnclosedCircle"/>
      <w:lvlText w:val="%6"/>
      <w:lvlJc w:val="left"/>
      <w:pPr>
        <w:ind w:left="2830" w:hanging="440"/>
      </w:pPr>
      <w:rPr>
        <w:rFonts w:hint="eastAsia"/>
      </w:rPr>
    </w:lvl>
    <w:lvl w:ilvl="6">
      <w:start w:val="1"/>
      <w:numFmt w:val="decimal"/>
      <w:lvlText w:val="%7."/>
      <w:lvlJc w:val="left"/>
      <w:pPr>
        <w:ind w:left="3270" w:hanging="440"/>
      </w:pPr>
      <w:rPr>
        <w:rFonts w:hint="eastAsia"/>
      </w:rPr>
    </w:lvl>
    <w:lvl w:ilvl="7">
      <w:start w:val="1"/>
      <w:numFmt w:val="aiueoFullWidth"/>
      <w:lvlText w:val="(%8)"/>
      <w:lvlJc w:val="left"/>
      <w:pPr>
        <w:ind w:left="3710" w:hanging="440"/>
      </w:pPr>
      <w:rPr>
        <w:rFonts w:hint="eastAsia"/>
      </w:rPr>
    </w:lvl>
    <w:lvl w:ilvl="8">
      <w:start w:val="1"/>
      <w:numFmt w:val="decimalEnclosedCircle"/>
      <w:lvlText w:val="%9"/>
      <w:lvlJc w:val="left"/>
      <w:pPr>
        <w:ind w:left="4150" w:hanging="440"/>
      </w:pPr>
      <w:rPr>
        <w:rFonts w:hint="eastAsia"/>
      </w:rPr>
    </w:lvl>
  </w:abstractNum>
  <w:abstractNum w:abstractNumId="10" w15:restartNumberingAfterBreak="0">
    <w:nsid w:val="239F3377"/>
    <w:multiLevelType w:val="hybridMultilevel"/>
    <w:tmpl w:val="1F964114"/>
    <w:lvl w:ilvl="0" w:tplc="F6BA0694">
      <w:start w:val="1"/>
      <w:numFmt w:val="decimal"/>
      <w:pStyle w:val="a0"/>
      <w:suff w:val="space"/>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301A230E"/>
    <w:multiLevelType w:val="hybridMultilevel"/>
    <w:tmpl w:val="FD02E36E"/>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32B455FB"/>
    <w:multiLevelType w:val="multilevel"/>
    <w:tmpl w:val="E8049A1A"/>
    <w:lvl w:ilvl="0">
      <w:start w:val="7"/>
      <w:numFmt w:val="decimal"/>
      <w:pStyle w:val="10"/>
      <w:suff w:val="space"/>
      <w:lvlText w:val="Chapter%1"/>
      <w:lvlJc w:val="left"/>
      <w:pPr>
        <w:ind w:left="425" w:hanging="425"/>
      </w:pPr>
      <w:rPr>
        <w:rFonts w:ascii="ＭＳ 明朝" w:eastAsia="ＭＳ 明朝" w:hAnsi="ＭＳ 明朝" w:cs="ＭＳ 明朝" w:hint="eastAsia"/>
        <w:b/>
        <w:bCs/>
        <w:sz w:val="28"/>
        <w:szCs w:val="28"/>
      </w:rPr>
    </w:lvl>
    <w:lvl w:ilvl="1">
      <w:start w:val="1"/>
      <w:numFmt w:val="decimal"/>
      <w:pStyle w:val="2"/>
      <w:suff w:val="space"/>
      <w:lvlText w:val="%1-%2"/>
      <w:lvlJc w:val="left"/>
      <w:pPr>
        <w:ind w:left="992" w:hanging="992"/>
      </w:pPr>
      <w:rPr>
        <w:rFonts w:ascii="ＭＳ 明朝" w:eastAsia="ＭＳ 明朝" w:hAnsi="ＭＳ 明朝" w:cs="ＭＳ 明朝" w:hint="eastAsia"/>
        <w:b/>
        <w:bCs/>
        <w:sz w:val="28"/>
        <w:szCs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C0424B3"/>
    <w:multiLevelType w:val="hybridMultilevel"/>
    <w:tmpl w:val="36D01E6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3F3460C5"/>
    <w:multiLevelType w:val="hybridMultilevel"/>
    <w:tmpl w:val="F2A68556"/>
    <w:lvl w:ilvl="0" w:tplc="AF4C6FFC">
      <w:start w:val="1"/>
      <w:numFmt w:val="bullet"/>
      <w:pStyle w:val="a1"/>
      <w:suff w:val="space"/>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40AB1FBF"/>
    <w:multiLevelType w:val="multilevel"/>
    <w:tmpl w:val="BEBA8E5A"/>
    <w:lvl w:ilvl="0">
      <w:start w:val="1"/>
      <w:numFmt w:val="decimal"/>
      <w:suff w:val="space"/>
      <w:lvlText w:val="Chapter%1"/>
      <w:lvlJc w:val="left"/>
      <w:pPr>
        <w:ind w:left="425" w:hanging="425"/>
      </w:pPr>
      <w:rPr>
        <w:rFonts w:ascii="ＭＳ 明朝" w:eastAsia="ＭＳ 明朝" w:hAnsi="ＭＳ 明朝" w:cs="ＭＳ 明朝" w:hint="eastAsia"/>
        <w:b/>
        <w:bCs/>
        <w:sz w:val="28"/>
        <w:szCs w:val="28"/>
      </w:rPr>
    </w:lvl>
    <w:lvl w:ilvl="1">
      <w:start w:val="1"/>
      <w:numFmt w:val="decimal"/>
      <w:pStyle w:val="a2"/>
      <w:suff w:val="space"/>
      <w:lvlText w:val="%1-%2"/>
      <w:lvlJc w:val="left"/>
      <w:pPr>
        <w:ind w:left="992" w:hanging="992"/>
      </w:pPr>
      <w:rPr>
        <w:rFonts w:ascii="ＭＳ 明朝" w:eastAsia="ＭＳ 明朝" w:hAnsi="ＭＳ 明朝" w:cs="ＭＳ 明朝" w:hint="eastAsia"/>
        <w:b/>
        <w:bCs/>
        <w:sz w:val="28"/>
        <w:szCs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47177A3F"/>
    <w:multiLevelType w:val="multilevel"/>
    <w:tmpl w:val="BB86B1AE"/>
    <w:lvl w:ilvl="0">
      <w:start w:val="1"/>
      <w:numFmt w:val="decimal"/>
      <w:suff w:val="space"/>
      <w:lvlText w:val="Chapter%1"/>
      <w:lvlJc w:val="left"/>
      <w:pPr>
        <w:ind w:left="425" w:hanging="425"/>
      </w:pPr>
      <w:rPr>
        <w:rFonts w:ascii="ＭＳ 明朝" w:eastAsia="ＭＳ 明朝" w:hAnsi="ＭＳ 明朝" w:cs="ＭＳ 明朝" w:hint="eastAsia"/>
        <w:b/>
        <w:bCs/>
        <w:sz w:val="28"/>
        <w:szCs w:val="28"/>
      </w:rPr>
    </w:lvl>
    <w:lvl w:ilvl="1">
      <w:start w:val="1"/>
      <w:numFmt w:val="none"/>
      <w:suff w:val="space"/>
      <w:lvlText w:val="%1-1"/>
      <w:lvlJc w:val="left"/>
      <w:pPr>
        <w:ind w:left="992" w:hanging="992"/>
      </w:pPr>
      <w:rPr>
        <w:rFonts w:ascii="ＭＳ 明朝" w:eastAsia="ＭＳ 明朝" w:hAnsi="ＭＳ 明朝" w:cs="ＭＳ 明朝" w:hint="eastAsia"/>
        <w:b/>
        <w:bCs/>
        <w:sz w:val="28"/>
        <w:szCs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482338AC"/>
    <w:multiLevelType w:val="hybridMultilevel"/>
    <w:tmpl w:val="D06A3288"/>
    <w:lvl w:ilvl="0" w:tplc="F97492F8">
      <w:start w:val="1"/>
      <w:numFmt w:val="decimal"/>
      <w:pStyle w:val="a3"/>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4A5D1091"/>
    <w:multiLevelType w:val="hybridMultilevel"/>
    <w:tmpl w:val="0E6CACAE"/>
    <w:lvl w:ilvl="0" w:tplc="8126EDD2">
      <w:start w:val="1"/>
      <w:numFmt w:val="bullet"/>
      <w:pStyle w:val="a4"/>
      <w:suff w:val="space"/>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4E2D55A7"/>
    <w:multiLevelType w:val="hybridMultilevel"/>
    <w:tmpl w:val="4C40973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53F35933"/>
    <w:multiLevelType w:val="hybridMultilevel"/>
    <w:tmpl w:val="6F1C27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563C05B3"/>
    <w:multiLevelType w:val="hybridMultilevel"/>
    <w:tmpl w:val="B73C0E1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566D5605"/>
    <w:multiLevelType w:val="hybridMultilevel"/>
    <w:tmpl w:val="73B21342"/>
    <w:lvl w:ilvl="0" w:tplc="6370446E">
      <w:start w:val="1"/>
      <w:numFmt w:val="bullet"/>
      <w:lvlText w:val=""/>
      <w:lvlJc w:val="left"/>
      <w:pPr>
        <w:ind w:left="735" w:hanging="420"/>
      </w:pPr>
      <w:rPr>
        <w:rFonts w:ascii="Wingdings" w:hAnsi="Wingdings" w:hint="default"/>
      </w:rPr>
    </w:lvl>
    <w:lvl w:ilvl="1" w:tplc="6370446E">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3" w15:restartNumberingAfterBreak="0">
    <w:nsid w:val="56E012EC"/>
    <w:multiLevelType w:val="hybridMultilevel"/>
    <w:tmpl w:val="AF5CF6AC"/>
    <w:lvl w:ilvl="0" w:tplc="6370446E">
      <w:start w:val="1"/>
      <w:numFmt w:val="bullet"/>
      <w:lvlText w:val=""/>
      <w:lvlJc w:val="left"/>
      <w:pPr>
        <w:ind w:left="845"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4" w15:restartNumberingAfterBreak="0">
    <w:nsid w:val="5C834EEA"/>
    <w:multiLevelType w:val="hybridMultilevel"/>
    <w:tmpl w:val="3AEAABCE"/>
    <w:lvl w:ilvl="0" w:tplc="07DA9CAC">
      <w:start w:val="1"/>
      <w:numFmt w:val="bullet"/>
      <w:lvlText w:val=""/>
      <w:lvlJc w:val="left"/>
      <w:pPr>
        <w:ind w:left="1155" w:hanging="420"/>
      </w:pPr>
      <w:rPr>
        <w:rFonts w:ascii="Wingdings" w:hAnsi="Wingdings" w:hint="default"/>
      </w:rPr>
    </w:lvl>
    <w:lvl w:ilvl="1" w:tplc="0409000B" w:tentative="1">
      <w:start w:val="1"/>
      <w:numFmt w:val="bullet"/>
      <w:lvlText w:val=""/>
      <w:lvlJc w:val="left"/>
      <w:pPr>
        <w:ind w:left="1575" w:hanging="420"/>
      </w:pPr>
      <w:rPr>
        <w:rFonts w:ascii="Wingdings" w:hAnsi="Wingdings" w:hint="default"/>
      </w:rPr>
    </w:lvl>
    <w:lvl w:ilvl="2" w:tplc="0409000D" w:tentative="1">
      <w:start w:val="1"/>
      <w:numFmt w:val="bullet"/>
      <w:lvlText w:val=""/>
      <w:lvlJc w:val="left"/>
      <w:pPr>
        <w:ind w:left="1995" w:hanging="420"/>
      </w:pPr>
      <w:rPr>
        <w:rFonts w:ascii="Wingdings" w:hAnsi="Wingdings" w:hint="default"/>
      </w:rPr>
    </w:lvl>
    <w:lvl w:ilvl="3" w:tplc="04090001" w:tentative="1">
      <w:start w:val="1"/>
      <w:numFmt w:val="bullet"/>
      <w:lvlText w:val=""/>
      <w:lvlJc w:val="left"/>
      <w:pPr>
        <w:ind w:left="2415" w:hanging="420"/>
      </w:pPr>
      <w:rPr>
        <w:rFonts w:ascii="Wingdings" w:hAnsi="Wingdings" w:hint="default"/>
      </w:rPr>
    </w:lvl>
    <w:lvl w:ilvl="4" w:tplc="0409000B" w:tentative="1">
      <w:start w:val="1"/>
      <w:numFmt w:val="bullet"/>
      <w:lvlText w:val=""/>
      <w:lvlJc w:val="left"/>
      <w:pPr>
        <w:ind w:left="2835" w:hanging="420"/>
      </w:pPr>
      <w:rPr>
        <w:rFonts w:ascii="Wingdings" w:hAnsi="Wingdings" w:hint="default"/>
      </w:rPr>
    </w:lvl>
    <w:lvl w:ilvl="5" w:tplc="0409000D" w:tentative="1">
      <w:start w:val="1"/>
      <w:numFmt w:val="bullet"/>
      <w:lvlText w:val=""/>
      <w:lvlJc w:val="left"/>
      <w:pPr>
        <w:ind w:left="3255" w:hanging="420"/>
      </w:pPr>
      <w:rPr>
        <w:rFonts w:ascii="Wingdings" w:hAnsi="Wingdings" w:hint="default"/>
      </w:rPr>
    </w:lvl>
    <w:lvl w:ilvl="6" w:tplc="04090001" w:tentative="1">
      <w:start w:val="1"/>
      <w:numFmt w:val="bullet"/>
      <w:lvlText w:val=""/>
      <w:lvlJc w:val="left"/>
      <w:pPr>
        <w:ind w:left="3675" w:hanging="420"/>
      </w:pPr>
      <w:rPr>
        <w:rFonts w:ascii="Wingdings" w:hAnsi="Wingdings" w:hint="default"/>
      </w:rPr>
    </w:lvl>
    <w:lvl w:ilvl="7" w:tplc="0409000B" w:tentative="1">
      <w:start w:val="1"/>
      <w:numFmt w:val="bullet"/>
      <w:lvlText w:val=""/>
      <w:lvlJc w:val="left"/>
      <w:pPr>
        <w:ind w:left="4095" w:hanging="420"/>
      </w:pPr>
      <w:rPr>
        <w:rFonts w:ascii="Wingdings" w:hAnsi="Wingdings" w:hint="default"/>
      </w:rPr>
    </w:lvl>
    <w:lvl w:ilvl="8" w:tplc="0409000D" w:tentative="1">
      <w:start w:val="1"/>
      <w:numFmt w:val="bullet"/>
      <w:lvlText w:val=""/>
      <w:lvlJc w:val="left"/>
      <w:pPr>
        <w:ind w:left="4515" w:hanging="420"/>
      </w:pPr>
      <w:rPr>
        <w:rFonts w:ascii="Wingdings" w:hAnsi="Wingdings" w:hint="default"/>
      </w:rPr>
    </w:lvl>
  </w:abstractNum>
  <w:abstractNum w:abstractNumId="25" w15:restartNumberingAfterBreak="0">
    <w:nsid w:val="5CAC02A1"/>
    <w:multiLevelType w:val="multilevel"/>
    <w:tmpl w:val="95EC18F4"/>
    <w:lvl w:ilvl="0">
      <w:start w:val="1"/>
      <w:numFmt w:val="decimal"/>
      <w:suff w:val="space"/>
      <w:lvlText w:val="Chapter%1 "/>
      <w:lvlJc w:val="left"/>
      <w:pPr>
        <w:ind w:left="630" w:hanging="440"/>
      </w:pPr>
      <w:rPr>
        <w:rFonts w:ascii="ＭＳ 明朝" w:eastAsia="ＭＳ 明朝" w:hAnsi="ＭＳ 明朝" w:cs="ＭＳ 明朝" w:hint="eastAsia"/>
        <w:b/>
        <w:bCs/>
        <w:sz w:val="28"/>
        <w:szCs w:val="28"/>
      </w:rPr>
    </w:lvl>
    <w:lvl w:ilvl="1">
      <w:start w:val="1"/>
      <w:numFmt w:val="decimal"/>
      <w:lvlText w:val="%2-%1"/>
      <w:lvlJc w:val="left"/>
      <w:pPr>
        <w:ind w:left="820" w:hanging="440"/>
      </w:pPr>
      <w:rPr>
        <w:rFonts w:ascii="ＭＳ 明朝" w:eastAsia="ＭＳ 明朝" w:hAnsi="ＭＳ 明朝" w:cs="ＭＳ 明朝" w:hint="eastAsia"/>
        <w:b/>
        <w:bCs/>
        <w:sz w:val="28"/>
        <w:szCs w:val="28"/>
      </w:rPr>
    </w:lvl>
    <w:lvl w:ilvl="2">
      <w:start w:val="1"/>
      <w:numFmt w:val="decimalEnclosedCircle"/>
      <w:lvlText w:val="%3"/>
      <w:lvlJc w:val="left"/>
      <w:pPr>
        <w:ind w:left="1510" w:hanging="440"/>
      </w:pPr>
      <w:rPr>
        <w:rFonts w:hint="eastAsia"/>
      </w:rPr>
    </w:lvl>
    <w:lvl w:ilvl="3">
      <w:start w:val="1"/>
      <w:numFmt w:val="decimal"/>
      <w:lvlText w:val="%4."/>
      <w:lvlJc w:val="left"/>
      <w:pPr>
        <w:ind w:left="1950" w:hanging="440"/>
      </w:pPr>
      <w:rPr>
        <w:rFonts w:hint="eastAsia"/>
      </w:rPr>
    </w:lvl>
    <w:lvl w:ilvl="4">
      <w:start w:val="1"/>
      <w:numFmt w:val="aiueoFullWidth"/>
      <w:lvlText w:val="(%5)"/>
      <w:lvlJc w:val="left"/>
      <w:pPr>
        <w:ind w:left="2390" w:hanging="440"/>
      </w:pPr>
      <w:rPr>
        <w:rFonts w:hint="eastAsia"/>
      </w:rPr>
    </w:lvl>
    <w:lvl w:ilvl="5">
      <w:start w:val="1"/>
      <w:numFmt w:val="decimalEnclosedCircle"/>
      <w:lvlText w:val="%6"/>
      <w:lvlJc w:val="left"/>
      <w:pPr>
        <w:ind w:left="2830" w:hanging="440"/>
      </w:pPr>
      <w:rPr>
        <w:rFonts w:hint="eastAsia"/>
      </w:rPr>
    </w:lvl>
    <w:lvl w:ilvl="6">
      <w:start w:val="1"/>
      <w:numFmt w:val="decimal"/>
      <w:lvlText w:val="%7."/>
      <w:lvlJc w:val="left"/>
      <w:pPr>
        <w:ind w:left="3270" w:hanging="440"/>
      </w:pPr>
      <w:rPr>
        <w:rFonts w:hint="eastAsia"/>
      </w:rPr>
    </w:lvl>
    <w:lvl w:ilvl="7">
      <w:start w:val="1"/>
      <w:numFmt w:val="aiueoFullWidth"/>
      <w:lvlText w:val="(%8)"/>
      <w:lvlJc w:val="left"/>
      <w:pPr>
        <w:ind w:left="3710" w:hanging="440"/>
      </w:pPr>
      <w:rPr>
        <w:rFonts w:hint="eastAsia"/>
      </w:rPr>
    </w:lvl>
    <w:lvl w:ilvl="8">
      <w:start w:val="1"/>
      <w:numFmt w:val="decimalEnclosedCircle"/>
      <w:lvlText w:val="%9"/>
      <w:lvlJc w:val="left"/>
      <w:pPr>
        <w:ind w:left="4150" w:hanging="440"/>
      </w:pPr>
      <w:rPr>
        <w:rFonts w:hint="eastAsia"/>
      </w:rPr>
    </w:lvl>
  </w:abstractNum>
  <w:abstractNum w:abstractNumId="26" w15:restartNumberingAfterBreak="0">
    <w:nsid w:val="5E471980"/>
    <w:multiLevelType w:val="multilevel"/>
    <w:tmpl w:val="0409001D"/>
    <w:lvl w:ilvl="0">
      <w:start w:val="1"/>
      <w:numFmt w:val="ordinalText"/>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7" w15:restartNumberingAfterBreak="0">
    <w:nsid w:val="5EF77857"/>
    <w:multiLevelType w:val="multilevel"/>
    <w:tmpl w:val="A88812E4"/>
    <w:lvl w:ilvl="0">
      <w:start w:val="1"/>
      <w:numFmt w:val="decimal"/>
      <w:suff w:val="space"/>
      <w:lvlText w:val="Chapter%1"/>
      <w:lvlJc w:val="left"/>
      <w:pPr>
        <w:ind w:left="425" w:hanging="425"/>
      </w:pPr>
      <w:rPr>
        <w:rFonts w:ascii="ＭＳ 明朝" w:eastAsia="ＭＳ 明朝" w:hAnsi="ＭＳ 明朝" w:cs="ＭＳ 明朝" w:hint="eastAsia"/>
        <w:b/>
        <w:bCs/>
        <w:sz w:val="28"/>
        <w:szCs w:val="28"/>
      </w:rPr>
    </w:lvl>
    <w:lvl w:ilvl="1">
      <w:start w:val="1"/>
      <w:numFmt w:val="decimal"/>
      <w:suff w:val="space"/>
      <w:lvlText w:val="%1-%2"/>
      <w:lvlJc w:val="left"/>
      <w:pPr>
        <w:ind w:left="992" w:hanging="992"/>
      </w:pPr>
      <w:rPr>
        <w:rFonts w:ascii="ＭＳ 明朝" w:eastAsia="ＭＳ 明朝" w:hAnsi="ＭＳ 明朝" w:cs="ＭＳ 明朝" w:hint="eastAsia"/>
        <w:b/>
        <w:bCs/>
        <w:sz w:val="28"/>
        <w:szCs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60350C18"/>
    <w:multiLevelType w:val="hybridMultilevel"/>
    <w:tmpl w:val="27428B3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64F7326E"/>
    <w:multiLevelType w:val="hybridMultilevel"/>
    <w:tmpl w:val="A8402C7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67EF16FC"/>
    <w:multiLevelType w:val="hybridMultilevel"/>
    <w:tmpl w:val="E93C5EEA"/>
    <w:lvl w:ilvl="0" w:tplc="0F5465F4">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1" w15:restartNumberingAfterBreak="0">
    <w:nsid w:val="6854209D"/>
    <w:multiLevelType w:val="hybridMultilevel"/>
    <w:tmpl w:val="9A2AB22E"/>
    <w:lvl w:ilvl="0" w:tplc="8828FD0C">
      <w:start w:val="1"/>
      <w:numFmt w:val="decimal"/>
      <w:lvlText w:val="Chapter%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2" w15:restartNumberingAfterBreak="0">
    <w:nsid w:val="68D8023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3" w15:restartNumberingAfterBreak="0">
    <w:nsid w:val="70C03F08"/>
    <w:multiLevelType w:val="hybridMultilevel"/>
    <w:tmpl w:val="B22E13A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4" w15:restartNumberingAfterBreak="0">
    <w:nsid w:val="73A963AF"/>
    <w:multiLevelType w:val="multilevel"/>
    <w:tmpl w:val="ED94D92E"/>
    <w:lvl w:ilvl="0">
      <w:start w:val="1"/>
      <w:numFmt w:val="decimal"/>
      <w:lvlText w:val="Chapter%1"/>
      <w:lvlJc w:val="left"/>
      <w:pPr>
        <w:ind w:left="425" w:hanging="425"/>
      </w:pPr>
      <w:rPr>
        <w:rFonts w:ascii="ＭＳ 明朝" w:eastAsia="ＭＳ 明朝" w:hAnsi="ＭＳ 明朝" w:cs="ＭＳ 明朝" w:hint="eastAsia"/>
        <w:b/>
        <w:bCs/>
        <w:sz w:val="28"/>
        <w:szCs w:val="28"/>
      </w:rPr>
    </w:lvl>
    <w:lvl w:ilvl="1">
      <w:start w:val="1"/>
      <w:numFmt w:val="none"/>
      <w:lvlText w:val="%1-1"/>
      <w:lvlJc w:val="left"/>
      <w:pPr>
        <w:ind w:left="992" w:hanging="992"/>
      </w:pPr>
      <w:rPr>
        <w:rFonts w:ascii="ＭＳ 明朝" w:eastAsia="ＭＳ 明朝" w:hAnsi="ＭＳ 明朝" w:cs="ＭＳ 明朝" w:hint="eastAsia"/>
        <w:b/>
        <w:bCs/>
        <w:sz w:val="28"/>
        <w:szCs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5" w15:restartNumberingAfterBreak="0">
    <w:nsid w:val="7754359B"/>
    <w:multiLevelType w:val="hybridMultilevel"/>
    <w:tmpl w:val="D2EC3A44"/>
    <w:lvl w:ilvl="0" w:tplc="A852E0A4">
      <w:start w:val="1"/>
      <w:numFmt w:val="decimal"/>
      <w:pStyle w:val="20"/>
      <w:suff w:val="space"/>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6" w15:restartNumberingAfterBreak="0">
    <w:nsid w:val="77CA463D"/>
    <w:multiLevelType w:val="hybridMultilevel"/>
    <w:tmpl w:val="5232E00A"/>
    <w:lvl w:ilvl="0" w:tplc="B088C6B2">
      <w:start w:val="1"/>
      <w:numFmt w:val="decimal"/>
      <w:lvlText w:val="%1."/>
      <w:lvlJc w:val="left"/>
      <w:pPr>
        <w:ind w:left="360" w:hanging="360"/>
      </w:pPr>
      <w:rPr>
        <w:rFonts w:hint="default"/>
        <w:b/>
      </w:rPr>
    </w:lvl>
    <w:lvl w:ilvl="1" w:tplc="8F74BE82">
      <w:numFmt w:val="bullet"/>
      <w:lvlText w:val="※"/>
      <w:lvlJc w:val="left"/>
      <w:pPr>
        <w:ind w:left="780" w:hanging="360"/>
      </w:pPr>
      <w:rPr>
        <w:rFonts w:ascii="ＭＳ 明朝" w:eastAsia="ＭＳ 明朝" w:hAnsi="ＭＳ 明朝" w:cs="ＭＳ 明朝"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7" w15:restartNumberingAfterBreak="0">
    <w:nsid w:val="77D87137"/>
    <w:multiLevelType w:val="multilevel"/>
    <w:tmpl w:val="D66C7D18"/>
    <w:lvl w:ilvl="0">
      <w:start w:val="1"/>
      <w:numFmt w:val="bullet"/>
      <w:lvlText w:val=""/>
      <w:lvlJc w:val="left"/>
      <w:pPr>
        <w:ind w:left="20" w:hanging="420"/>
      </w:pPr>
      <w:rPr>
        <w:rFonts w:ascii="Wingdings" w:hAnsi="Wingdings" w:hint="default"/>
      </w:rPr>
    </w:lvl>
    <w:lvl w:ilvl="1">
      <w:start w:val="1"/>
      <w:numFmt w:val="decimal"/>
      <w:lvlText w:val="%2."/>
      <w:lvlJc w:val="left"/>
      <w:pPr>
        <w:tabs>
          <w:tab w:val="num" w:pos="1440"/>
        </w:tabs>
        <w:ind w:left="1440" w:hanging="720"/>
      </w:pPr>
    </w:lvl>
    <w:lvl w:ilvl="2">
      <w:start w:val="1"/>
      <w:numFmt w:val="decimal"/>
      <w:pStyle w:val="4"/>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7A236230"/>
    <w:multiLevelType w:val="multilevel"/>
    <w:tmpl w:val="7828FCA0"/>
    <w:lvl w:ilvl="0">
      <w:start w:val="1"/>
      <w:numFmt w:val="decimal"/>
      <w:lvlText w:val="Chapter%1"/>
      <w:lvlJc w:val="left"/>
      <w:pPr>
        <w:ind w:left="425" w:hanging="425"/>
      </w:pPr>
      <w:rPr>
        <w:rFonts w:ascii="ＭＳ 明朝" w:eastAsia="ＭＳ 明朝" w:hAnsi="ＭＳ 明朝" w:cs="ＭＳ 明朝" w:hint="eastAsia"/>
        <w:b/>
        <w:bCs/>
        <w:sz w:val="28"/>
        <w:szCs w:val="28"/>
      </w:rPr>
    </w:lvl>
    <w:lvl w:ilvl="1">
      <w:start w:val="1"/>
      <w:numFmt w:val="none"/>
      <w:suff w:val="space"/>
      <w:lvlText w:val="%1-1"/>
      <w:lvlJc w:val="left"/>
      <w:pPr>
        <w:ind w:left="992" w:hanging="992"/>
      </w:pPr>
      <w:rPr>
        <w:rFonts w:ascii="ＭＳ 明朝" w:eastAsia="ＭＳ 明朝" w:hAnsi="ＭＳ 明朝" w:cs="ＭＳ 明朝" w:hint="eastAsia"/>
        <w:b/>
        <w:bCs/>
        <w:sz w:val="28"/>
        <w:szCs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7A6D74D9"/>
    <w:multiLevelType w:val="hybridMultilevel"/>
    <w:tmpl w:val="070838C4"/>
    <w:lvl w:ilvl="0" w:tplc="EEDCF9AC">
      <w:start w:val="1"/>
      <w:numFmt w:val="decimalEnclosedCircle"/>
      <w:pStyle w:val="3"/>
      <w:suff w:val="space"/>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59089931">
    <w:abstractNumId w:val="36"/>
  </w:num>
  <w:num w:numId="2" w16cid:durableId="670716258">
    <w:abstractNumId w:val="13"/>
  </w:num>
  <w:num w:numId="3" w16cid:durableId="641689341">
    <w:abstractNumId w:val="28"/>
  </w:num>
  <w:num w:numId="4" w16cid:durableId="649750937">
    <w:abstractNumId w:val="22"/>
  </w:num>
  <w:num w:numId="5" w16cid:durableId="6257218">
    <w:abstractNumId w:val="11"/>
  </w:num>
  <w:num w:numId="6" w16cid:durableId="636491098">
    <w:abstractNumId w:val="3"/>
  </w:num>
  <w:num w:numId="7" w16cid:durableId="2246403">
    <w:abstractNumId w:val="24"/>
  </w:num>
  <w:num w:numId="8" w16cid:durableId="1400135695">
    <w:abstractNumId w:val="30"/>
  </w:num>
  <w:num w:numId="9" w16cid:durableId="133642622">
    <w:abstractNumId w:val="23"/>
  </w:num>
  <w:num w:numId="10" w16cid:durableId="1468798">
    <w:abstractNumId w:val="4"/>
  </w:num>
  <w:num w:numId="11" w16cid:durableId="769207442">
    <w:abstractNumId w:val="26"/>
  </w:num>
  <w:num w:numId="12" w16cid:durableId="29915616">
    <w:abstractNumId w:val="16"/>
  </w:num>
  <w:num w:numId="13" w16cid:durableId="208495727">
    <w:abstractNumId w:val="25"/>
  </w:num>
  <w:num w:numId="14" w16cid:durableId="185213955">
    <w:abstractNumId w:val="9"/>
  </w:num>
  <w:num w:numId="15" w16cid:durableId="717364749">
    <w:abstractNumId w:val="1"/>
  </w:num>
  <w:num w:numId="16" w16cid:durableId="1762336318">
    <w:abstractNumId w:val="34"/>
  </w:num>
  <w:num w:numId="17" w16cid:durableId="548566101">
    <w:abstractNumId w:val="14"/>
  </w:num>
  <w:num w:numId="18" w16cid:durableId="1790473128">
    <w:abstractNumId w:val="14"/>
    <w:lvlOverride w:ilvl="0">
      <w:startOverride w:val="1"/>
    </w:lvlOverride>
  </w:num>
  <w:num w:numId="19" w16cid:durableId="25759489">
    <w:abstractNumId w:val="18"/>
  </w:num>
  <w:num w:numId="20" w16cid:durableId="477965720">
    <w:abstractNumId w:val="18"/>
    <w:lvlOverride w:ilvl="0">
      <w:startOverride w:val="1"/>
    </w:lvlOverride>
  </w:num>
  <w:num w:numId="21" w16cid:durableId="1862010736">
    <w:abstractNumId w:val="5"/>
  </w:num>
  <w:num w:numId="22" w16cid:durableId="882978928">
    <w:abstractNumId w:val="5"/>
    <w:lvlOverride w:ilvl="0">
      <w:startOverride w:val="1"/>
    </w:lvlOverride>
  </w:num>
  <w:num w:numId="23" w16cid:durableId="1494374758">
    <w:abstractNumId w:val="27"/>
  </w:num>
  <w:num w:numId="24" w16cid:durableId="1761562627">
    <w:abstractNumId w:val="17"/>
  </w:num>
  <w:num w:numId="25" w16cid:durableId="277374923">
    <w:abstractNumId w:val="10"/>
  </w:num>
  <w:num w:numId="26" w16cid:durableId="1669870945">
    <w:abstractNumId w:val="35"/>
  </w:num>
  <w:num w:numId="27" w16cid:durableId="118688277">
    <w:abstractNumId w:val="39"/>
  </w:num>
  <w:num w:numId="28" w16cid:durableId="2012220193">
    <w:abstractNumId w:val="5"/>
    <w:lvlOverride w:ilvl="0">
      <w:startOverride w:val="1"/>
    </w:lvlOverride>
  </w:num>
  <w:num w:numId="29" w16cid:durableId="1849251657">
    <w:abstractNumId w:val="10"/>
    <w:lvlOverride w:ilvl="0">
      <w:startOverride w:val="1"/>
    </w:lvlOverride>
  </w:num>
  <w:num w:numId="30" w16cid:durableId="792556845">
    <w:abstractNumId w:val="0"/>
  </w:num>
  <w:num w:numId="31" w16cid:durableId="1133518102">
    <w:abstractNumId w:val="38"/>
  </w:num>
  <w:num w:numId="32" w16cid:durableId="540871537">
    <w:abstractNumId w:val="8"/>
  </w:num>
  <w:num w:numId="33" w16cid:durableId="1985114599">
    <w:abstractNumId w:val="2"/>
  </w:num>
  <w:num w:numId="34" w16cid:durableId="1902517857">
    <w:abstractNumId w:val="32"/>
  </w:num>
  <w:num w:numId="35" w16cid:durableId="823397161">
    <w:abstractNumId w:val="31"/>
  </w:num>
  <w:num w:numId="36" w16cid:durableId="278612534">
    <w:abstractNumId w:val="0"/>
  </w:num>
  <w:num w:numId="37" w16cid:durableId="2074697121">
    <w:abstractNumId w:val="15"/>
  </w:num>
  <w:num w:numId="38" w16cid:durableId="1288048331">
    <w:abstractNumId w:val="12"/>
  </w:num>
  <w:num w:numId="39" w16cid:durableId="1364398471">
    <w:abstractNumId w:val="12"/>
  </w:num>
  <w:num w:numId="40" w16cid:durableId="1164199390">
    <w:abstractNumId w:val="10"/>
    <w:lvlOverride w:ilvl="0">
      <w:startOverride w:val="1"/>
    </w:lvlOverride>
  </w:num>
  <w:num w:numId="41" w16cid:durableId="1389643060">
    <w:abstractNumId w:val="35"/>
    <w:lvlOverride w:ilvl="0">
      <w:startOverride w:val="1"/>
    </w:lvlOverride>
  </w:num>
  <w:num w:numId="42" w16cid:durableId="1211261055">
    <w:abstractNumId w:val="12"/>
  </w:num>
  <w:num w:numId="43" w16cid:durableId="1506673213">
    <w:abstractNumId w:val="7"/>
  </w:num>
  <w:num w:numId="44" w16cid:durableId="604926071">
    <w:abstractNumId w:val="19"/>
  </w:num>
  <w:num w:numId="45" w16cid:durableId="2010985955">
    <w:abstractNumId w:val="33"/>
  </w:num>
  <w:num w:numId="46" w16cid:durableId="1850950732">
    <w:abstractNumId w:val="20"/>
  </w:num>
  <w:num w:numId="47" w16cid:durableId="1260410227">
    <w:abstractNumId w:val="29"/>
  </w:num>
  <w:num w:numId="48" w16cid:durableId="156671626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18393360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37662057">
    <w:abstractNumId w:val="21"/>
  </w:num>
  <w:num w:numId="51" w16cid:durableId="150802757">
    <w:abstractNumId w:val="10"/>
    <w:lvlOverride w:ilvl="0">
      <w:startOverride w:val="1"/>
    </w:lvlOverride>
  </w:num>
  <w:num w:numId="52" w16cid:durableId="199776200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jima Kenichi">
    <w15:presenceInfo w15:providerId="AD" w15:userId="S::kkojima@miracle-solution.com::661f2e04-9723-4b49-8d6b-b44b13c11680"/>
  </w15:person>
  <w15:person w15:author="Shiga Minato">
    <w15:presenceInfo w15:providerId="AD" w15:userId="S::mshiga@miracle-solution.com::3a4a84d8-3248-4ba2-b598-2b9e88df39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trackRevisions/>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76F"/>
    <w:rsid w:val="00002646"/>
    <w:rsid w:val="000063EC"/>
    <w:rsid w:val="00013B8E"/>
    <w:rsid w:val="00021A35"/>
    <w:rsid w:val="00023BBB"/>
    <w:rsid w:val="00026C64"/>
    <w:rsid w:val="0003276C"/>
    <w:rsid w:val="00040B74"/>
    <w:rsid w:val="00044D06"/>
    <w:rsid w:val="00052622"/>
    <w:rsid w:val="00052CDF"/>
    <w:rsid w:val="00053CB7"/>
    <w:rsid w:val="00066475"/>
    <w:rsid w:val="00067BC0"/>
    <w:rsid w:val="00071032"/>
    <w:rsid w:val="000718C1"/>
    <w:rsid w:val="00073150"/>
    <w:rsid w:val="000833BB"/>
    <w:rsid w:val="00086791"/>
    <w:rsid w:val="000923E9"/>
    <w:rsid w:val="000961CA"/>
    <w:rsid w:val="000A1092"/>
    <w:rsid w:val="000A3824"/>
    <w:rsid w:val="000A65E5"/>
    <w:rsid w:val="000B5148"/>
    <w:rsid w:val="000C39E2"/>
    <w:rsid w:val="000C4BC0"/>
    <w:rsid w:val="000D346E"/>
    <w:rsid w:val="000D4C88"/>
    <w:rsid w:val="000E2044"/>
    <w:rsid w:val="000E345A"/>
    <w:rsid w:val="000F5655"/>
    <w:rsid w:val="000F718A"/>
    <w:rsid w:val="00106701"/>
    <w:rsid w:val="00106CBB"/>
    <w:rsid w:val="00107EA4"/>
    <w:rsid w:val="00117757"/>
    <w:rsid w:val="0012427A"/>
    <w:rsid w:val="001326B7"/>
    <w:rsid w:val="00132723"/>
    <w:rsid w:val="001363F6"/>
    <w:rsid w:val="001429FD"/>
    <w:rsid w:val="00144266"/>
    <w:rsid w:val="001473B6"/>
    <w:rsid w:val="0016145F"/>
    <w:rsid w:val="00165424"/>
    <w:rsid w:val="00172C39"/>
    <w:rsid w:val="00184546"/>
    <w:rsid w:val="00184E67"/>
    <w:rsid w:val="00194386"/>
    <w:rsid w:val="0019555B"/>
    <w:rsid w:val="00195A73"/>
    <w:rsid w:val="001A250C"/>
    <w:rsid w:val="001A6523"/>
    <w:rsid w:val="001B0EC8"/>
    <w:rsid w:val="001B442A"/>
    <w:rsid w:val="001C045F"/>
    <w:rsid w:val="001C1BF4"/>
    <w:rsid w:val="001C7EB6"/>
    <w:rsid w:val="001D22AF"/>
    <w:rsid w:val="001D52CA"/>
    <w:rsid w:val="001D651E"/>
    <w:rsid w:val="001E0075"/>
    <w:rsid w:val="001E0B47"/>
    <w:rsid w:val="001E1AD0"/>
    <w:rsid w:val="001E6858"/>
    <w:rsid w:val="001F10AA"/>
    <w:rsid w:val="001F72FC"/>
    <w:rsid w:val="002011C8"/>
    <w:rsid w:val="0020289F"/>
    <w:rsid w:val="00204A58"/>
    <w:rsid w:val="00207F92"/>
    <w:rsid w:val="0022217E"/>
    <w:rsid w:val="002222D5"/>
    <w:rsid w:val="002223E3"/>
    <w:rsid w:val="0023335C"/>
    <w:rsid w:val="00243EBC"/>
    <w:rsid w:val="00247468"/>
    <w:rsid w:val="002507CC"/>
    <w:rsid w:val="0025417A"/>
    <w:rsid w:val="00264F38"/>
    <w:rsid w:val="00274329"/>
    <w:rsid w:val="002772B6"/>
    <w:rsid w:val="00286D31"/>
    <w:rsid w:val="00287C7A"/>
    <w:rsid w:val="0029231E"/>
    <w:rsid w:val="002A2402"/>
    <w:rsid w:val="002A2702"/>
    <w:rsid w:val="002B00FE"/>
    <w:rsid w:val="002B4B0A"/>
    <w:rsid w:val="002B6770"/>
    <w:rsid w:val="002C32F8"/>
    <w:rsid w:val="002C4E34"/>
    <w:rsid w:val="002C61F1"/>
    <w:rsid w:val="002D0C5A"/>
    <w:rsid w:val="002D2964"/>
    <w:rsid w:val="002E3FEF"/>
    <w:rsid w:val="002E4940"/>
    <w:rsid w:val="002F0901"/>
    <w:rsid w:val="002F4694"/>
    <w:rsid w:val="00300543"/>
    <w:rsid w:val="0030098E"/>
    <w:rsid w:val="00301A5C"/>
    <w:rsid w:val="003152AB"/>
    <w:rsid w:val="00316524"/>
    <w:rsid w:val="00344398"/>
    <w:rsid w:val="00346355"/>
    <w:rsid w:val="003543AE"/>
    <w:rsid w:val="00354D95"/>
    <w:rsid w:val="0035662D"/>
    <w:rsid w:val="0036650C"/>
    <w:rsid w:val="003705FB"/>
    <w:rsid w:val="00376BAF"/>
    <w:rsid w:val="0037771C"/>
    <w:rsid w:val="00377CFE"/>
    <w:rsid w:val="00391D14"/>
    <w:rsid w:val="003926F2"/>
    <w:rsid w:val="00393147"/>
    <w:rsid w:val="00393686"/>
    <w:rsid w:val="00397B16"/>
    <w:rsid w:val="003A635F"/>
    <w:rsid w:val="003B3BF2"/>
    <w:rsid w:val="003B5B5D"/>
    <w:rsid w:val="003C078B"/>
    <w:rsid w:val="003C22F6"/>
    <w:rsid w:val="003C2F6C"/>
    <w:rsid w:val="003D42E7"/>
    <w:rsid w:val="003E34C5"/>
    <w:rsid w:val="003E7E28"/>
    <w:rsid w:val="00405B7F"/>
    <w:rsid w:val="00407920"/>
    <w:rsid w:val="00410498"/>
    <w:rsid w:val="00417E0C"/>
    <w:rsid w:val="00420838"/>
    <w:rsid w:val="00425875"/>
    <w:rsid w:val="004268C3"/>
    <w:rsid w:val="0042785E"/>
    <w:rsid w:val="00431048"/>
    <w:rsid w:val="00435500"/>
    <w:rsid w:val="00440267"/>
    <w:rsid w:val="0044373D"/>
    <w:rsid w:val="00443EAD"/>
    <w:rsid w:val="0044637E"/>
    <w:rsid w:val="0045012B"/>
    <w:rsid w:val="00453D3E"/>
    <w:rsid w:val="00456B70"/>
    <w:rsid w:val="00457131"/>
    <w:rsid w:val="0045783D"/>
    <w:rsid w:val="00462B51"/>
    <w:rsid w:val="004646BC"/>
    <w:rsid w:val="00465499"/>
    <w:rsid w:val="004655DD"/>
    <w:rsid w:val="00470115"/>
    <w:rsid w:val="00475272"/>
    <w:rsid w:val="0047627C"/>
    <w:rsid w:val="00484D77"/>
    <w:rsid w:val="0048524E"/>
    <w:rsid w:val="004A251A"/>
    <w:rsid w:val="004B18AB"/>
    <w:rsid w:val="004B37B1"/>
    <w:rsid w:val="004B7755"/>
    <w:rsid w:val="004C1FC5"/>
    <w:rsid w:val="004C6E73"/>
    <w:rsid w:val="004D2399"/>
    <w:rsid w:val="004D33DA"/>
    <w:rsid w:val="004D6674"/>
    <w:rsid w:val="004E0236"/>
    <w:rsid w:val="004E059A"/>
    <w:rsid w:val="004E5ADD"/>
    <w:rsid w:val="004E669E"/>
    <w:rsid w:val="004E79D1"/>
    <w:rsid w:val="004F0DEC"/>
    <w:rsid w:val="005002BE"/>
    <w:rsid w:val="00503CA6"/>
    <w:rsid w:val="00515AC8"/>
    <w:rsid w:val="005165CC"/>
    <w:rsid w:val="00517FDF"/>
    <w:rsid w:val="00522F5E"/>
    <w:rsid w:val="00525DD1"/>
    <w:rsid w:val="00530D24"/>
    <w:rsid w:val="0053588D"/>
    <w:rsid w:val="00540A62"/>
    <w:rsid w:val="00540CCE"/>
    <w:rsid w:val="00541711"/>
    <w:rsid w:val="005421FB"/>
    <w:rsid w:val="00544823"/>
    <w:rsid w:val="00546C51"/>
    <w:rsid w:val="00555E0C"/>
    <w:rsid w:val="005575C8"/>
    <w:rsid w:val="00562B4F"/>
    <w:rsid w:val="0056602B"/>
    <w:rsid w:val="0056710F"/>
    <w:rsid w:val="00592428"/>
    <w:rsid w:val="005949A8"/>
    <w:rsid w:val="005A7A98"/>
    <w:rsid w:val="005B5263"/>
    <w:rsid w:val="005C6807"/>
    <w:rsid w:val="005C71F7"/>
    <w:rsid w:val="005C78F5"/>
    <w:rsid w:val="005D18FC"/>
    <w:rsid w:val="005D6C2F"/>
    <w:rsid w:val="005E1317"/>
    <w:rsid w:val="005E21EC"/>
    <w:rsid w:val="005E5FEB"/>
    <w:rsid w:val="005F37D1"/>
    <w:rsid w:val="005F3A92"/>
    <w:rsid w:val="005F5BA1"/>
    <w:rsid w:val="006030A7"/>
    <w:rsid w:val="00604557"/>
    <w:rsid w:val="00606BE3"/>
    <w:rsid w:val="006075EC"/>
    <w:rsid w:val="00611006"/>
    <w:rsid w:val="0061452B"/>
    <w:rsid w:val="006152FB"/>
    <w:rsid w:val="00616CE9"/>
    <w:rsid w:val="00622117"/>
    <w:rsid w:val="006222D0"/>
    <w:rsid w:val="00623FBB"/>
    <w:rsid w:val="00630761"/>
    <w:rsid w:val="00630E82"/>
    <w:rsid w:val="00633721"/>
    <w:rsid w:val="00634CF8"/>
    <w:rsid w:val="006457C0"/>
    <w:rsid w:val="0065373F"/>
    <w:rsid w:val="0065781E"/>
    <w:rsid w:val="0067572D"/>
    <w:rsid w:val="0067657C"/>
    <w:rsid w:val="00680E9B"/>
    <w:rsid w:val="00686268"/>
    <w:rsid w:val="006A2702"/>
    <w:rsid w:val="006A57EC"/>
    <w:rsid w:val="006A7F58"/>
    <w:rsid w:val="006B7D57"/>
    <w:rsid w:val="006C13CD"/>
    <w:rsid w:val="006C43BE"/>
    <w:rsid w:val="006C5D5F"/>
    <w:rsid w:val="006D15A5"/>
    <w:rsid w:val="006D47A0"/>
    <w:rsid w:val="006D651B"/>
    <w:rsid w:val="006E1377"/>
    <w:rsid w:val="006E537F"/>
    <w:rsid w:val="006F5687"/>
    <w:rsid w:val="006F6BF2"/>
    <w:rsid w:val="00702021"/>
    <w:rsid w:val="007021ED"/>
    <w:rsid w:val="0070633C"/>
    <w:rsid w:val="0071398A"/>
    <w:rsid w:val="00713B23"/>
    <w:rsid w:val="00721DAC"/>
    <w:rsid w:val="007225BD"/>
    <w:rsid w:val="007226B2"/>
    <w:rsid w:val="00725AB9"/>
    <w:rsid w:val="00731503"/>
    <w:rsid w:val="00734B14"/>
    <w:rsid w:val="00737718"/>
    <w:rsid w:val="00742B94"/>
    <w:rsid w:val="00746419"/>
    <w:rsid w:val="007578F4"/>
    <w:rsid w:val="00764193"/>
    <w:rsid w:val="00767EB1"/>
    <w:rsid w:val="007862BF"/>
    <w:rsid w:val="00797D13"/>
    <w:rsid w:val="007A10F9"/>
    <w:rsid w:val="007A2E9A"/>
    <w:rsid w:val="007A63EC"/>
    <w:rsid w:val="007A657B"/>
    <w:rsid w:val="007A7D59"/>
    <w:rsid w:val="007B31ED"/>
    <w:rsid w:val="007B4D2E"/>
    <w:rsid w:val="007C4EE7"/>
    <w:rsid w:val="007C6DD1"/>
    <w:rsid w:val="007D253C"/>
    <w:rsid w:val="007D418E"/>
    <w:rsid w:val="007D56CC"/>
    <w:rsid w:val="007F69C7"/>
    <w:rsid w:val="00804E3D"/>
    <w:rsid w:val="0080571F"/>
    <w:rsid w:val="008115D3"/>
    <w:rsid w:val="00812E6C"/>
    <w:rsid w:val="00812F21"/>
    <w:rsid w:val="008135E9"/>
    <w:rsid w:val="00813F5D"/>
    <w:rsid w:val="00817BCD"/>
    <w:rsid w:val="00820D60"/>
    <w:rsid w:val="00827387"/>
    <w:rsid w:val="0083489E"/>
    <w:rsid w:val="00840A77"/>
    <w:rsid w:val="00841E36"/>
    <w:rsid w:val="00844BDD"/>
    <w:rsid w:val="00852A25"/>
    <w:rsid w:val="00861048"/>
    <w:rsid w:val="00862828"/>
    <w:rsid w:val="00872605"/>
    <w:rsid w:val="00876C54"/>
    <w:rsid w:val="008815DC"/>
    <w:rsid w:val="00885B77"/>
    <w:rsid w:val="008908FE"/>
    <w:rsid w:val="00894BA3"/>
    <w:rsid w:val="008958CB"/>
    <w:rsid w:val="008A0411"/>
    <w:rsid w:val="008A6455"/>
    <w:rsid w:val="008B469D"/>
    <w:rsid w:val="008D0D8C"/>
    <w:rsid w:val="008D25C9"/>
    <w:rsid w:val="008D68D5"/>
    <w:rsid w:val="008E4C7B"/>
    <w:rsid w:val="008E6656"/>
    <w:rsid w:val="008E72C2"/>
    <w:rsid w:val="008F7E9D"/>
    <w:rsid w:val="00905D81"/>
    <w:rsid w:val="0090699E"/>
    <w:rsid w:val="00910309"/>
    <w:rsid w:val="00911483"/>
    <w:rsid w:val="00920575"/>
    <w:rsid w:val="00922861"/>
    <w:rsid w:val="00923765"/>
    <w:rsid w:val="00926E50"/>
    <w:rsid w:val="00941CE5"/>
    <w:rsid w:val="0094245E"/>
    <w:rsid w:val="00945A78"/>
    <w:rsid w:val="00946EDE"/>
    <w:rsid w:val="0095118D"/>
    <w:rsid w:val="009545E8"/>
    <w:rsid w:val="0095491E"/>
    <w:rsid w:val="00966D27"/>
    <w:rsid w:val="00972639"/>
    <w:rsid w:val="00972D49"/>
    <w:rsid w:val="0097324F"/>
    <w:rsid w:val="009760B8"/>
    <w:rsid w:val="009803E4"/>
    <w:rsid w:val="00985CFB"/>
    <w:rsid w:val="009A3489"/>
    <w:rsid w:val="009A7CA1"/>
    <w:rsid w:val="009C10A1"/>
    <w:rsid w:val="009C695D"/>
    <w:rsid w:val="009D2182"/>
    <w:rsid w:val="009D519D"/>
    <w:rsid w:val="009D6B2B"/>
    <w:rsid w:val="009E2190"/>
    <w:rsid w:val="009E2445"/>
    <w:rsid w:val="009E34F2"/>
    <w:rsid w:val="009F3DF8"/>
    <w:rsid w:val="009F7341"/>
    <w:rsid w:val="00A0092B"/>
    <w:rsid w:val="00A12781"/>
    <w:rsid w:val="00A1297F"/>
    <w:rsid w:val="00A20A06"/>
    <w:rsid w:val="00A24A1A"/>
    <w:rsid w:val="00A34B92"/>
    <w:rsid w:val="00A41442"/>
    <w:rsid w:val="00A523F2"/>
    <w:rsid w:val="00A56989"/>
    <w:rsid w:val="00A63084"/>
    <w:rsid w:val="00A668BB"/>
    <w:rsid w:val="00A743CD"/>
    <w:rsid w:val="00A75CD1"/>
    <w:rsid w:val="00A76B31"/>
    <w:rsid w:val="00A777C3"/>
    <w:rsid w:val="00A8143D"/>
    <w:rsid w:val="00A96FAB"/>
    <w:rsid w:val="00A97C96"/>
    <w:rsid w:val="00AB0815"/>
    <w:rsid w:val="00AB2FCB"/>
    <w:rsid w:val="00AD0302"/>
    <w:rsid w:val="00AD18DA"/>
    <w:rsid w:val="00AD43AE"/>
    <w:rsid w:val="00AE7F33"/>
    <w:rsid w:val="00AF03EE"/>
    <w:rsid w:val="00AF6FF6"/>
    <w:rsid w:val="00AF776F"/>
    <w:rsid w:val="00B00D5D"/>
    <w:rsid w:val="00B03CA9"/>
    <w:rsid w:val="00B03F6E"/>
    <w:rsid w:val="00B10E4A"/>
    <w:rsid w:val="00B23065"/>
    <w:rsid w:val="00B27C9A"/>
    <w:rsid w:val="00B3424E"/>
    <w:rsid w:val="00B432E2"/>
    <w:rsid w:val="00B4387D"/>
    <w:rsid w:val="00B45902"/>
    <w:rsid w:val="00B508F7"/>
    <w:rsid w:val="00B54484"/>
    <w:rsid w:val="00B63CB5"/>
    <w:rsid w:val="00B877C3"/>
    <w:rsid w:val="00B9651D"/>
    <w:rsid w:val="00BA49A4"/>
    <w:rsid w:val="00BA524E"/>
    <w:rsid w:val="00BB56B0"/>
    <w:rsid w:val="00BC5CBE"/>
    <w:rsid w:val="00BC5F8C"/>
    <w:rsid w:val="00BD3710"/>
    <w:rsid w:val="00BD57BE"/>
    <w:rsid w:val="00BE0E80"/>
    <w:rsid w:val="00BE2015"/>
    <w:rsid w:val="00BE568D"/>
    <w:rsid w:val="00BE6095"/>
    <w:rsid w:val="00BE77BB"/>
    <w:rsid w:val="00BF1A03"/>
    <w:rsid w:val="00BF36E9"/>
    <w:rsid w:val="00C00322"/>
    <w:rsid w:val="00C13874"/>
    <w:rsid w:val="00C14376"/>
    <w:rsid w:val="00C1747A"/>
    <w:rsid w:val="00C20D70"/>
    <w:rsid w:val="00C23D18"/>
    <w:rsid w:val="00C2439A"/>
    <w:rsid w:val="00C24522"/>
    <w:rsid w:val="00C24BA6"/>
    <w:rsid w:val="00C309AD"/>
    <w:rsid w:val="00C32D09"/>
    <w:rsid w:val="00C35A6D"/>
    <w:rsid w:val="00C37FB2"/>
    <w:rsid w:val="00C40CAA"/>
    <w:rsid w:val="00C51467"/>
    <w:rsid w:val="00C520AB"/>
    <w:rsid w:val="00C52A2D"/>
    <w:rsid w:val="00C54637"/>
    <w:rsid w:val="00C54E21"/>
    <w:rsid w:val="00C645EC"/>
    <w:rsid w:val="00C671F0"/>
    <w:rsid w:val="00C737B8"/>
    <w:rsid w:val="00C81DCB"/>
    <w:rsid w:val="00C824AA"/>
    <w:rsid w:val="00C83DEE"/>
    <w:rsid w:val="00C85750"/>
    <w:rsid w:val="00C8594A"/>
    <w:rsid w:val="00C85F37"/>
    <w:rsid w:val="00C90282"/>
    <w:rsid w:val="00C90F46"/>
    <w:rsid w:val="00CA3637"/>
    <w:rsid w:val="00CA6C9E"/>
    <w:rsid w:val="00CA6EC6"/>
    <w:rsid w:val="00CA7841"/>
    <w:rsid w:val="00CB2C08"/>
    <w:rsid w:val="00CB645D"/>
    <w:rsid w:val="00CC03E5"/>
    <w:rsid w:val="00CC0EA5"/>
    <w:rsid w:val="00CC2E14"/>
    <w:rsid w:val="00CC33EB"/>
    <w:rsid w:val="00CC4996"/>
    <w:rsid w:val="00CD4CA9"/>
    <w:rsid w:val="00CD7906"/>
    <w:rsid w:val="00CE5D1E"/>
    <w:rsid w:val="00CF0164"/>
    <w:rsid w:val="00CF612E"/>
    <w:rsid w:val="00CF67DA"/>
    <w:rsid w:val="00D05EA7"/>
    <w:rsid w:val="00D06F94"/>
    <w:rsid w:val="00D10B55"/>
    <w:rsid w:val="00D257B4"/>
    <w:rsid w:val="00D268D0"/>
    <w:rsid w:val="00D30EAC"/>
    <w:rsid w:val="00D32469"/>
    <w:rsid w:val="00D34FD8"/>
    <w:rsid w:val="00D3F9E6"/>
    <w:rsid w:val="00D508EB"/>
    <w:rsid w:val="00D51563"/>
    <w:rsid w:val="00D5209A"/>
    <w:rsid w:val="00D5684D"/>
    <w:rsid w:val="00D77B79"/>
    <w:rsid w:val="00D826F2"/>
    <w:rsid w:val="00D96F1B"/>
    <w:rsid w:val="00D978E2"/>
    <w:rsid w:val="00DB4B9F"/>
    <w:rsid w:val="00DB7CFF"/>
    <w:rsid w:val="00DC5A45"/>
    <w:rsid w:val="00DD6CE5"/>
    <w:rsid w:val="00DD6EED"/>
    <w:rsid w:val="00E14E83"/>
    <w:rsid w:val="00E24738"/>
    <w:rsid w:val="00E2776B"/>
    <w:rsid w:val="00E41043"/>
    <w:rsid w:val="00E41B06"/>
    <w:rsid w:val="00E465F3"/>
    <w:rsid w:val="00E47998"/>
    <w:rsid w:val="00E72295"/>
    <w:rsid w:val="00E74599"/>
    <w:rsid w:val="00E74865"/>
    <w:rsid w:val="00E76717"/>
    <w:rsid w:val="00E809F9"/>
    <w:rsid w:val="00E82D06"/>
    <w:rsid w:val="00E84A50"/>
    <w:rsid w:val="00E85728"/>
    <w:rsid w:val="00E864A5"/>
    <w:rsid w:val="00E943A5"/>
    <w:rsid w:val="00E97591"/>
    <w:rsid w:val="00EA2612"/>
    <w:rsid w:val="00EA4DB9"/>
    <w:rsid w:val="00EB459A"/>
    <w:rsid w:val="00EC0C00"/>
    <w:rsid w:val="00EC452F"/>
    <w:rsid w:val="00ED6BFA"/>
    <w:rsid w:val="00ED6E92"/>
    <w:rsid w:val="00EE2C13"/>
    <w:rsid w:val="00F04FFE"/>
    <w:rsid w:val="00F34E62"/>
    <w:rsid w:val="00F35250"/>
    <w:rsid w:val="00F3727D"/>
    <w:rsid w:val="00F51F44"/>
    <w:rsid w:val="00F76D9F"/>
    <w:rsid w:val="00F80B2D"/>
    <w:rsid w:val="00F87507"/>
    <w:rsid w:val="00F92D98"/>
    <w:rsid w:val="00F9382C"/>
    <w:rsid w:val="00F94532"/>
    <w:rsid w:val="00F964CE"/>
    <w:rsid w:val="00F97BF1"/>
    <w:rsid w:val="00FA02A7"/>
    <w:rsid w:val="00FB34FD"/>
    <w:rsid w:val="00FD6C04"/>
    <w:rsid w:val="00FF0DD8"/>
    <w:rsid w:val="01F13478"/>
    <w:rsid w:val="07380E3F"/>
    <w:rsid w:val="0BEC364E"/>
    <w:rsid w:val="1022BA5C"/>
    <w:rsid w:val="11BA5C30"/>
    <w:rsid w:val="14BAE9B5"/>
    <w:rsid w:val="14D7D917"/>
    <w:rsid w:val="1727BB5F"/>
    <w:rsid w:val="195A6344"/>
    <w:rsid w:val="1AB81401"/>
    <w:rsid w:val="1BB19836"/>
    <w:rsid w:val="1D97D5A7"/>
    <w:rsid w:val="2198828F"/>
    <w:rsid w:val="29E2B67D"/>
    <w:rsid w:val="2A155DB3"/>
    <w:rsid w:val="2B3B3666"/>
    <w:rsid w:val="2BA7557D"/>
    <w:rsid w:val="2C6A541E"/>
    <w:rsid w:val="2D90179B"/>
    <w:rsid w:val="2F7B39E7"/>
    <w:rsid w:val="30708EE0"/>
    <w:rsid w:val="33BCA027"/>
    <w:rsid w:val="3555217E"/>
    <w:rsid w:val="3A2156FF"/>
    <w:rsid w:val="40AA9004"/>
    <w:rsid w:val="417D457E"/>
    <w:rsid w:val="439AD390"/>
    <w:rsid w:val="43F8B1B4"/>
    <w:rsid w:val="459262A0"/>
    <w:rsid w:val="48721D68"/>
    <w:rsid w:val="4BE8C3CD"/>
    <w:rsid w:val="4E25ADEF"/>
    <w:rsid w:val="5251B7CE"/>
    <w:rsid w:val="52B6ED12"/>
    <w:rsid w:val="53D2EADC"/>
    <w:rsid w:val="54774A63"/>
    <w:rsid w:val="55BA6A1B"/>
    <w:rsid w:val="581FEDDB"/>
    <w:rsid w:val="5831AF8C"/>
    <w:rsid w:val="5D744CEC"/>
    <w:rsid w:val="5E975C8A"/>
    <w:rsid w:val="5F1F805F"/>
    <w:rsid w:val="60013AA8"/>
    <w:rsid w:val="611E701A"/>
    <w:rsid w:val="649CCDB3"/>
    <w:rsid w:val="655A7627"/>
    <w:rsid w:val="66F64688"/>
    <w:rsid w:val="679A9643"/>
    <w:rsid w:val="67E9ED15"/>
    <w:rsid w:val="6C6F6724"/>
    <w:rsid w:val="6E6867D6"/>
    <w:rsid w:val="6F0EEB09"/>
    <w:rsid w:val="6F8BCFE8"/>
    <w:rsid w:val="6FC27FD9"/>
    <w:rsid w:val="77B72DE4"/>
    <w:rsid w:val="782D9806"/>
    <w:rsid w:val="79EE3CCA"/>
    <w:rsid w:val="7AE4F558"/>
    <w:rsid w:val="7B00A1F1"/>
    <w:rsid w:val="7CECB8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0CB7A34"/>
  <w15:chartTrackingRefBased/>
  <w15:docId w15:val="{408BAF89-C918-4668-BEBF-F43B1000B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rsid w:val="00C54E21"/>
    <w:pPr>
      <w:widowControl w:val="0"/>
      <w:jc w:val="both"/>
    </w:pPr>
    <w:rPr>
      <w:rFonts w:ascii="ＭＳ 明朝" w:eastAsia="ＭＳ 明朝" w:hAnsi="ＭＳ 明朝" w:cs="ＭＳ 明朝"/>
      <w:szCs w:val="21"/>
    </w:rPr>
  </w:style>
  <w:style w:type="paragraph" w:styleId="10">
    <w:name w:val="heading 1"/>
    <w:basedOn w:val="a5"/>
    <w:next w:val="a5"/>
    <w:link w:val="11"/>
    <w:uiPriority w:val="9"/>
    <w:qFormat/>
    <w:rsid w:val="00764193"/>
    <w:pPr>
      <w:keepNext/>
      <w:numPr>
        <w:numId w:val="42"/>
      </w:numPr>
      <w:outlineLvl w:val="0"/>
    </w:pPr>
    <w:rPr>
      <w:b/>
      <w:bCs/>
      <w:sz w:val="28"/>
      <w:szCs w:val="28"/>
    </w:rPr>
  </w:style>
  <w:style w:type="paragraph" w:styleId="2">
    <w:name w:val="heading 2"/>
    <w:basedOn w:val="a5"/>
    <w:next w:val="a5"/>
    <w:link w:val="21"/>
    <w:uiPriority w:val="9"/>
    <w:unhideWhenUsed/>
    <w:qFormat/>
    <w:rsid w:val="00086791"/>
    <w:pPr>
      <w:keepNext/>
      <w:numPr>
        <w:ilvl w:val="1"/>
        <w:numId w:val="42"/>
      </w:numPr>
      <w:outlineLvl w:val="1"/>
    </w:pPr>
    <w:rPr>
      <w:b/>
      <w:bCs/>
      <w:sz w:val="28"/>
      <w:szCs w:val="28"/>
    </w:rPr>
  </w:style>
  <w:style w:type="paragraph" w:styleId="30">
    <w:name w:val="heading 3"/>
    <w:basedOn w:val="a5"/>
    <w:next w:val="a5"/>
    <w:link w:val="31"/>
    <w:uiPriority w:val="9"/>
    <w:semiHidden/>
    <w:unhideWhenUsed/>
    <w:qFormat/>
    <w:rsid w:val="0037771C"/>
    <w:pPr>
      <w:keepNext/>
      <w:ind w:leftChars="400" w:left="400"/>
      <w:outlineLvl w:val="2"/>
    </w:pPr>
    <w:rPr>
      <w:rFonts w:asciiTheme="majorHAnsi" w:eastAsiaTheme="majorEastAsia" w:hAnsiTheme="majorHAnsi" w:cstheme="majorBidi"/>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5"/>
    <w:link w:val="aa"/>
    <w:uiPriority w:val="99"/>
    <w:unhideWhenUsed/>
    <w:rsid w:val="008908FE"/>
    <w:pPr>
      <w:tabs>
        <w:tab w:val="center" w:pos="4252"/>
        <w:tab w:val="right" w:pos="8504"/>
      </w:tabs>
      <w:snapToGrid w:val="0"/>
    </w:pPr>
  </w:style>
  <w:style w:type="character" w:customStyle="1" w:styleId="aa">
    <w:name w:val="ヘッダー (文字)"/>
    <w:basedOn w:val="a6"/>
    <w:link w:val="a9"/>
    <w:uiPriority w:val="99"/>
    <w:rsid w:val="008908FE"/>
  </w:style>
  <w:style w:type="paragraph" w:styleId="ab">
    <w:name w:val="footer"/>
    <w:basedOn w:val="a5"/>
    <w:link w:val="ac"/>
    <w:uiPriority w:val="99"/>
    <w:unhideWhenUsed/>
    <w:rsid w:val="008908FE"/>
    <w:pPr>
      <w:tabs>
        <w:tab w:val="center" w:pos="4252"/>
        <w:tab w:val="right" w:pos="8504"/>
      </w:tabs>
      <w:snapToGrid w:val="0"/>
    </w:pPr>
  </w:style>
  <w:style w:type="character" w:customStyle="1" w:styleId="ac">
    <w:name w:val="フッター (文字)"/>
    <w:basedOn w:val="a6"/>
    <w:link w:val="ab"/>
    <w:uiPriority w:val="99"/>
    <w:rsid w:val="008908FE"/>
  </w:style>
  <w:style w:type="paragraph" w:styleId="ad">
    <w:name w:val="Date"/>
    <w:basedOn w:val="a5"/>
    <w:next w:val="a5"/>
    <w:link w:val="ae"/>
    <w:uiPriority w:val="99"/>
    <w:semiHidden/>
    <w:unhideWhenUsed/>
    <w:rsid w:val="00300543"/>
  </w:style>
  <w:style w:type="character" w:customStyle="1" w:styleId="ae">
    <w:name w:val="日付 (文字)"/>
    <w:basedOn w:val="a6"/>
    <w:link w:val="ad"/>
    <w:uiPriority w:val="99"/>
    <w:semiHidden/>
    <w:rsid w:val="00300543"/>
  </w:style>
  <w:style w:type="paragraph" w:styleId="af">
    <w:name w:val="List Paragraph"/>
    <w:basedOn w:val="a5"/>
    <w:link w:val="af0"/>
    <w:uiPriority w:val="34"/>
    <w:qFormat/>
    <w:rsid w:val="006075EC"/>
    <w:pPr>
      <w:ind w:leftChars="400" w:left="840"/>
    </w:pPr>
  </w:style>
  <w:style w:type="character" w:styleId="af1">
    <w:name w:val="Hyperlink"/>
    <w:basedOn w:val="a6"/>
    <w:uiPriority w:val="99"/>
    <w:unhideWhenUsed/>
    <w:rsid w:val="009E2190"/>
    <w:rPr>
      <w:color w:val="0563C1" w:themeColor="hyperlink"/>
      <w:u w:val="single"/>
    </w:rPr>
  </w:style>
  <w:style w:type="character" w:styleId="af2">
    <w:name w:val="Unresolved Mention"/>
    <w:basedOn w:val="a6"/>
    <w:uiPriority w:val="99"/>
    <w:semiHidden/>
    <w:unhideWhenUsed/>
    <w:rsid w:val="003152AB"/>
    <w:rPr>
      <w:color w:val="605E5C"/>
      <w:shd w:val="clear" w:color="auto" w:fill="E1DFDD"/>
    </w:rPr>
  </w:style>
  <w:style w:type="paragraph" w:customStyle="1" w:styleId="a1">
    <w:name w:val="大項目"/>
    <w:basedOn w:val="a5"/>
    <w:qFormat/>
    <w:rsid w:val="00812F21"/>
    <w:pPr>
      <w:numPr>
        <w:numId w:val="17"/>
      </w:numPr>
    </w:pPr>
    <w:rPr>
      <w:b/>
      <w:bCs/>
      <w:sz w:val="24"/>
      <w:szCs w:val="24"/>
    </w:rPr>
  </w:style>
  <w:style w:type="paragraph" w:customStyle="1" w:styleId="Chapter">
    <w:name w:val="Chapter"/>
    <w:basedOn w:val="10"/>
    <w:link w:val="Chapter0"/>
    <w:rsid w:val="0036650C"/>
    <w:pPr>
      <w:jc w:val="left"/>
    </w:pPr>
    <w:rPr>
      <w:b w:val="0"/>
      <w:bCs w:val="0"/>
    </w:rPr>
  </w:style>
  <w:style w:type="character" w:customStyle="1" w:styleId="af0">
    <w:name w:val="リスト段落 (文字)"/>
    <w:basedOn w:val="a6"/>
    <w:link w:val="af"/>
    <w:uiPriority w:val="34"/>
    <w:rsid w:val="0036650C"/>
  </w:style>
  <w:style w:type="character" w:customStyle="1" w:styleId="Chapter0">
    <w:name w:val="Chapter (文字)"/>
    <w:basedOn w:val="af0"/>
    <w:link w:val="Chapter"/>
    <w:rsid w:val="00CE5D1E"/>
    <w:rPr>
      <w:rFonts w:ascii="ＭＳ 明朝" w:eastAsia="ＭＳ 明朝" w:hAnsi="ＭＳ 明朝" w:cstheme="majorBidi"/>
      <w:b/>
      <w:bCs/>
      <w:sz w:val="28"/>
      <w:szCs w:val="28"/>
    </w:rPr>
  </w:style>
  <w:style w:type="character" w:customStyle="1" w:styleId="11">
    <w:name w:val="見出し 1 (文字)"/>
    <w:basedOn w:val="a6"/>
    <w:link w:val="10"/>
    <w:uiPriority w:val="9"/>
    <w:rsid w:val="00764193"/>
    <w:rPr>
      <w:rFonts w:ascii="ＭＳ 明朝" w:eastAsia="ＭＳ 明朝" w:hAnsi="ＭＳ 明朝" w:cs="ＭＳ 明朝"/>
      <w:b/>
      <w:bCs/>
      <w:sz w:val="28"/>
      <w:szCs w:val="28"/>
    </w:rPr>
  </w:style>
  <w:style w:type="character" w:customStyle="1" w:styleId="21">
    <w:name w:val="見出し 2 (文字)"/>
    <w:basedOn w:val="a6"/>
    <w:link w:val="2"/>
    <w:uiPriority w:val="9"/>
    <w:rsid w:val="00086791"/>
    <w:rPr>
      <w:rFonts w:ascii="ＭＳ 明朝" w:eastAsia="ＭＳ 明朝" w:hAnsi="ＭＳ 明朝" w:cs="ＭＳ 明朝"/>
      <w:b/>
      <w:bCs/>
      <w:sz w:val="28"/>
      <w:szCs w:val="28"/>
    </w:rPr>
  </w:style>
  <w:style w:type="paragraph" w:customStyle="1" w:styleId="a4">
    <w:name w:val="小項目"/>
    <w:basedOn w:val="a5"/>
    <w:link w:val="af3"/>
    <w:qFormat/>
    <w:rsid w:val="00C54E21"/>
    <w:pPr>
      <w:numPr>
        <w:numId w:val="19"/>
      </w:numPr>
    </w:pPr>
    <w:rPr>
      <w:b/>
      <w:bCs/>
    </w:rPr>
  </w:style>
  <w:style w:type="character" w:customStyle="1" w:styleId="af3">
    <w:name w:val="小項目 (文字)"/>
    <w:basedOn w:val="a6"/>
    <w:link w:val="a4"/>
    <w:rsid w:val="00C54E21"/>
    <w:rPr>
      <w:rFonts w:ascii="ＭＳ 明朝" w:eastAsia="ＭＳ 明朝" w:hAnsi="ＭＳ 明朝"/>
      <w:b/>
      <w:bCs/>
      <w:szCs w:val="21"/>
    </w:rPr>
  </w:style>
  <w:style w:type="paragraph" w:customStyle="1" w:styleId="a">
    <w:name w:val="リスト"/>
    <w:basedOn w:val="a5"/>
    <w:link w:val="af4"/>
    <w:qFormat/>
    <w:rsid w:val="00AF6FF6"/>
    <w:pPr>
      <w:numPr>
        <w:numId w:val="21"/>
      </w:numPr>
    </w:pPr>
  </w:style>
  <w:style w:type="character" w:customStyle="1" w:styleId="af4">
    <w:name w:val="リスト (文字)"/>
    <w:basedOn w:val="a6"/>
    <w:link w:val="a"/>
    <w:rsid w:val="00AF6FF6"/>
    <w:rPr>
      <w:rFonts w:ascii="ＭＳ 明朝" w:eastAsia="ＭＳ 明朝" w:hAnsi="ＭＳ 明朝" w:cs="ＭＳ 明朝"/>
      <w:szCs w:val="21"/>
    </w:rPr>
  </w:style>
  <w:style w:type="paragraph" w:customStyle="1" w:styleId="a3">
    <w:name w:val="項目"/>
    <w:basedOn w:val="Chapter"/>
    <w:link w:val="af5"/>
    <w:rsid w:val="00107EA4"/>
    <w:pPr>
      <w:numPr>
        <w:numId w:val="24"/>
      </w:numPr>
      <w:outlineLvl w:val="1"/>
    </w:pPr>
  </w:style>
  <w:style w:type="character" w:customStyle="1" w:styleId="af5">
    <w:name w:val="項目 (文字)"/>
    <w:basedOn w:val="Chapter0"/>
    <w:link w:val="a3"/>
    <w:rsid w:val="00107EA4"/>
    <w:rPr>
      <w:rFonts w:ascii="ＭＳ 明朝" w:eastAsia="ＭＳ 明朝" w:hAnsi="ＭＳ 明朝" w:cstheme="majorBidi"/>
      <w:b/>
      <w:bCs/>
      <w:sz w:val="28"/>
      <w:szCs w:val="28"/>
    </w:rPr>
  </w:style>
  <w:style w:type="paragraph" w:customStyle="1" w:styleId="a0">
    <w:name w:val="番号"/>
    <w:basedOn w:val="a"/>
    <w:link w:val="af6"/>
    <w:qFormat/>
    <w:rsid w:val="00604557"/>
    <w:pPr>
      <w:numPr>
        <w:numId w:val="25"/>
      </w:numPr>
    </w:pPr>
  </w:style>
  <w:style w:type="character" w:customStyle="1" w:styleId="af6">
    <w:name w:val="番号 (文字)"/>
    <w:basedOn w:val="af4"/>
    <w:link w:val="a0"/>
    <w:rsid w:val="00604557"/>
    <w:rPr>
      <w:rFonts w:ascii="ＭＳ 明朝" w:eastAsia="ＭＳ 明朝" w:hAnsi="ＭＳ 明朝" w:cs="ＭＳ 明朝"/>
      <w:szCs w:val="21"/>
    </w:rPr>
  </w:style>
  <w:style w:type="paragraph" w:customStyle="1" w:styleId="20">
    <w:name w:val="番号2"/>
    <w:basedOn w:val="a5"/>
    <w:link w:val="22"/>
    <w:qFormat/>
    <w:rsid w:val="00555E0C"/>
    <w:pPr>
      <w:numPr>
        <w:numId w:val="26"/>
      </w:numPr>
    </w:pPr>
  </w:style>
  <w:style w:type="character" w:customStyle="1" w:styleId="22">
    <w:name w:val="番号2 (文字)"/>
    <w:basedOn w:val="a6"/>
    <w:link w:val="20"/>
    <w:rsid w:val="00555E0C"/>
    <w:rPr>
      <w:rFonts w:ascii="ＭＳ 明朝" w:eastAsia="ＭＳ 明朝" w:hAnsi="ＭＳ 明朝" w:cs="ＭＳ 明朝"/>
      <w:szCs w:val="21"/>
    </w:rPr>
  </w:style>
  <w:style w:type="paragraph" w:customStyle="1" w:styleId="3">
    <w:name w:val="番号3"/>
    <w:basedOn w:val="a5"/>
    <w:link w:val="32"/>
    <w:qFormat/>
    <w:rsid w:val="00E864A5"/>
    <w:pPr>
      <w:numPr>
        <w:numId w:val="27"/>
      </w:numPr>
    </w:pPr>
    <w:rPr>
      <w:bCs/>
    </w:rPr>
  </w:style>
  <w:style w:type="character" w:customStyle="1" w:styleId="32">
    <w:name w:val="番号3 (文字)"/>
    <w:basedOn w:val="a6"/>
    <w:link w:val="3"/>
    <w:rsid w:val="00E864A5"/>
    <w:rPr>
      <w:rFonts w:ascii="ＭＳ 明朝" w:eastAsia="ＭＳ 明朝" w:hAnsi="ＭＳ 明朝" w:cs="ＭＳ 明朝"/>
      <w:bCs/>
      <w:szCs w:val="21"/>
    </w:rPr>
  </w:style>
  <w:style w:type="paragraph" w:styleId="af7">
    <w:name w:val="caption"/>
    <w:basedOn w:val="a5"/>
    <w:next w:val="a5"/>
    <w:uiPriority w:val="35"/>
    <w:unhideWhenUsed/>
    <w:qFormat/>
    <w:rsid w:val="00086791"/>
    <w:pPr>
      <w:jc w:val="center"/>
    </w:pPr>
    <w:rPr>
      <w:b/>
      <w:bCs/>
    </w:rPr>
  </w:style>
  <w:style w:type="paragraph" w:customStyle="1" w:styleId="af8">
    <w:name w:val="演習タイトル"/>
    <w:basedOn w:val="a5"/>
    <w:link w:val="af9"/>
    <w:qFormat/>
    <w:rsid w:val="00C520AB"/>
    <w:pPr>
      <w:jc w:val="left"/>
    </w:pPr>
    <w:rPr>
      <w:b/>
      <w:bCs/>
      <w:sz w:val="24"/>
      <w:szCs w:val="24"/>
    </w:rPr>
  </w:style>
  <w:style w:type="character" w:customStyle="1" w:styleId="af9">
    <w:name w:val="演習タイトル (文字)"/>
    <w:basedOn w:val="a6"/>
    <w:link w:val="af8"/>
    <w:rsid w:val="00C520AB"/>
    <w:rPr>
      <w:rFonts w:ascii="ＭＳ 明朝" w:eastAsia="ＭＳ 明朝" w:hAnsi="ＭＳ 明朝" w:cs="ＭＳ 明朝"/>
      <w:b/>
      <w:bCs/>
      <w:sz w:val="24"/>
      <w:szCs w:val="24"/>
    </w:rPr>
  </w:style>
  <w:style w:type="paragraph" w:customStyle="1" w:styleId="a2">
    <w:name w:val="節"/>
    <w:basedOn w:val="Chapter"/>
    <w:link w:val="afa"/>
    <w:rsid w:val="00945A78"/>
    <w:pPr>
      <w:numPr>
        <w:ilvl w:val="1"/>
        <w:numId w:val="37"/>
      </w:numPr>
      <w:outlineLvl w:val="1"/>
    </w:pPr>
  </w:style>
  <w:style w:type="character" w:customStyle="1" w:styleId="afa">
    <w:name w:val="節 (文字)"/>
    <w:basedOn w:val="Chapter0"/>
    <w:link w:val="a2"/>
    <w:rsid w:val="00945A78"/>
    <w:rPr>
      <w:rFonts w:ascii="ＭＳ 明朝" w:eastAsia="ＭＳ 明朝" w:hAnsi="ＭＳ 明朝" w:cstheme="majorBidi"/>
      <w:b/>
      <w:bCs/>
      <w:sz w:val="28"/>
      <w:szCs w:val="28"/>
    </w:rPr>
  </w:style>
  <w:style w:type="numbering" w:customStyle="1" w:styleId="1">
    <w:name w:val="スタイル1"/>
    <w:uiPriority w:val="99"/>
    <w:rsid w:val="00A34B92"/>
    <w:pPr>
      <w:numPr>
        <w:numId w:val="32"/>
      </w:numPr>
    </w:pPr>
  </w:style>
  <w:style w:type="table" w:styleId="afb">
    <w:name w:val="Table Grid"/>
    <w:basedOn w:val="a7"/>
    <w:uiPriority w:val="39"/>
    <w:rsid w:val="006D15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c">
    <w:name w:val="コード・コマンド"/>
    <w:basedOn w:val="a5"/>
    <w:link w:val="afd"/>
    <w:qFormat/>
    <w:rsid w:val="006A57EC"/>
    <w:rPr>
      <w:rFonts w:ascii="ＭＳ ゴシック" w:eastAsia="ＭＳ ゴシック" w:hAnsi="ＭＳ ゴシック" w:cs="ＭＳ ゴシック"/>
    </w:rPr>
  </w:style>
  <w:style w:type="character" w:customStyle="1" w:styleId="afd">
    <w:name w:val="コード・コマンド (文字)"/>
    <w:basedOn w:val="a6"/>
    <w:link w:val="afc"/>
    <w:rsid w:val="006A57EC"/>
    <w:rPr>
      <w:rFonts w:ascii="ＭＳ ゴシック" w:eastAsia="ＭＳ ゴシック" w:hAnsi="ＭＳ ゴシック" w:cs="ＭＳ ゴシック"/>
      <w:szCs w:val="21"/>
    </w:rPr>
  </w:style>
  <w:style w:type="character" w:styleId="afe">
    <w:name w:val="annotation reference"/>
    <w:basedOn w:val="a6"/>
    <w:uiPriority w:val="99"/>
    <w:semiHidden/>
    <w:unhideWhenUsed/>
    <w:rsid w:val="00820D60"/>
    <w:rPr>
      <w:sz w:val="18"/>
      <w:szCs w:val="18"/>
    </w:rPr>
  </w:style>
  <w:style w:type="paragraph" w:styleId="aff">
    <w:name w:val="annotation text"/>
    <w:basedOn w:val="a5"/>
    <w:link w:val="aff0"/>
    <w:uiPriority w:val="99"/>
    <w:unhideWhenUsed/>
    <w:rsid w:val="00820D60"/>
    <w:pPr>
      <w:jc w:val="left"/>
    </w:pPr>
  </w:style>
  <w:style w:type="character" w:customStyle="1" w:styleId="aff0">
    <w:name w:val="コメント文字列 (文字)"/>
    <w:basedOn w:val="a6"/>
    <w:link w:val="aff"/>
    <w:uiPriority w:val="99"/>
    <w:rsid w:val="00820D60"/>
    <w:rPr>
      <w:rFonts w:ascii="ＭＳ 明朝" w:eastAsia="ＭＳ 明朝" w:hAnsi="ＭＳ 明朝" w:cs="ＭＳ 明朝"/>
      <w:szCs w:val="21"/>
    </w:rPr>
  </w:style>
  <w:style w:type="character" w:customStyle="1" w:styleId="31">
    <w:name w:val="見出し 3 (文字)"/>
    <w:basedOn w:val="a6"/>
    <w:link w:val="30"/>
    <w:uiPriority w:val="9"/>
    <w:semiHidden/>
    <w:rsid w:val="0037771C"/>
    <w:rPr>
      <w:rFonts w:asciiTheme="majorHAnsi" w:eastAsiaTheme="majorEastAsia" w:hAnsiTheme="majorHAnsi" w:cstheme="majorBidi"/>
      <w:szCs w:val="21"/>
    </w:rPr>
  </w:style>
  <w:style w:type="paragraph" w:styleId="aff1">
    <w:name w:val="Revision"/>
    <w:hidden/>
    <w:uiPriority w:val="99"/>
    <w:semiHidden/>
    <w:rsid w:val="002772B6"/>
    <w:rPr>
      <w:rFonts w:ascii="ＭＳ 明朝" w:eastAsia="ＭＳ 明朝" w:hAnsi="ＭＳ 明朝" w:cs="ＭＳ 明朝"/>
      <w:szCs w:val="21"/>
    </w:rPr>
  </w:style>
  <w:style w:type="paragraph" w:customStyle="1" w:styleId="4">
    <w:name w:val="スタイル4"/>
    <w:basedOn w:val="af"/>
    <w:qFormat/>
    <w:rsid w:val="008B469D"/>
    <w:pPr>
      <w:widowControl/>
      <w:numPr>
        <w:ilvl w:val="2"/>
        <w:numId w:val="48"/>
      </w:numPr>
      <w:spacing w:line="360" w:lineRule="auto"/>
      <w:ind w:leftChars="0" w:left="420"/>
      <w:jc w:val="left"/>
    </w:pPr>
    <w:rPr>
      <w:rFonts w:cs="Arial"/>
      <w:kern w:val="0"/>
      <w:lang w:val="ja" w:eastAsia="ja"/>
    </w:rPr>
  </w:style>
  <w:style w:type="paragraph" w:styleId="aff2">
    <w:name w:val="annotation subject"/>
    <w:basedOn w:val="aff"/>
    <w:next w:val="aff"/>
    <w:link w:val="aff3"/>
    <w:uiPriority w:val="99"/>
    <w:semiHidden/>
    <w:unhideWhenUsed/>
    <w:rsid w:val="00885B77"/>
    <w:rPr>
      <w:b/>
      <w:bCs/>
    </w:rPr>
  </w:style>
  <w:style w:type="character" w:customStyle="1" w:styleId="aff3">
    <w:name w:val="コメント内容 (文字)"/>
    <w:basedOn w:val="aff0"/>
    <w:link w:val="aff2"/>
    <w:uiPriority w:val="99"/>
    <w:semiHidden/>
    <w:rsid w:val="00885B77"/>
    <w:rPr>
      <w:rFonts w:ascii="ＭＳ 明朝" w:eastAsia="ＭＳ 明朝" w:hAnsi="ＭＳ 明朝" w:cs="ＭＳ 明朝"/>
      <w:b/>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46676">
      <w:bodyDiv w:val="1"/>
      <w:marLeft w:val="0"/>
      <w:marRight w:val="0"/>
      <w:marTop w:val="0"/>
      <w:marBottom w:val="0"/>
      <w:divBdr>
        <w:top w:val="none" w:sz="0" w:space="0" w:color="auto"/>
        <w:left w:val="none" w:sz="0" w:space="0" w:color="auto"/>
        <w:bottom w:val="none" w:sz="0" w:space="0" w:color="auto"/>
        <w:right w:val="none" w:sz="0" w:space="0" w:color="auto"/>
      </w:divBdr>
    </w:div>
    <w:div w:id="606890076">
      <w:bodyDiv w:val="1"/>
      <w:marLeft w:val="0"/>
      <w:marRight w:val="0"/>
      <w:marTop w:val="0"/>
      <w:marBottom w:val="0"/>
      <w:divBdr>
        <w:top w:val="none" w:sz="0" w:space="0" w:color="auto"/>
        <w:left w:val="none" w:sz="0" w:space="0" w:color="auto"/>
        <w:bottom w:val="none" w:sz="0" w:space="0" w:color="auto"/>
        <w:right w:val="none" w:sz="0" w:space="0" w:color="auto"/>
      </w:divBdr>
      <w:divsChild>
        <w:div w:id="1223297382">
          <w:marLeft w:val="0"/>
          <w:marRight w:val="0"/>
          <w:marTop w:val="0"/>
          <w:marBottom w:val="0"/>
          <w:divBdr>
            <w:top w:val="none" w:sz="0" w:space="0" w:color="auto"/>
            <w:left w:val="none" w:sz="0" w:space="0" w:color="auto"/>
            <w:bottom w:val="none" w:sz="0" w:space="0" w:color="auto"/>
            <w:right w:val="none" w:sz="0" w:space="0" w:color="auto"/>
          </w:divBdr>
        </w:div>
      </w:divsChild>
    </w:div>
    <w:div w:id="1698776831">
      <w:bodyDiv w:val="1"/>
      <w:marLeft w:val="0"/>
      <w:marRight w:val="0"/>
      <w:marTop w:val="0"/>
      <w:marBottom w:val="0"/>
      <w:divBdr>
        <w:top w:val="none" w:sz="0" w:space="0" w:color="auto"/>
        <w:left w:val="none" w:sz="0" w:space="0" w:color="auto"/>
        <w:bottom w:val="none" w:sz="0" w:space="0" w:color="auto"/>
        <w:right w:val="none" w:sz="0" w:space="0" w:color="auto"/>
      </w:divBdr>
      <w:divsChild>
        <w:div w:id="9173226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4.svg"/><Relationship Id="rId26" Type="http://schemas.openxmlformats.org/officeDocument/2006/relationships/image" Target="media/image12.sv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svg"/><Relationship Id="rId42" Type="http://schemas.openxmlformats.org/officeDocument/2006/relationships/image" Target="media/image28.svg"/><Relationship Id="rId47" Type="http://schemas.openxmlformats.org/officeDocument/2006/relationships/image" Target="media/image33.png"/><Relationship Id="rId50" Type="http://schemas.openxmlformats.org/officeDocument/2006/relationships/image" Target="media/image36.svg"/><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svg"/><Relationship Id="rId32" Type="http://schemas.openxmlformats.org/officeDocument/2006/relationships/image" Target="media/image18.svg"/><Relationship Id="rId37" Type="http://schemas.openxmlformats.org/officeDocument/2006/relationships/image" Target="media/image23.png"/><Relationship Id="rId40" Type="http://schemas.openxmlformats.org/officeDocument/2006/relationships/image" Target="media/image26.sv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svg"/><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8.sv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sv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svg"/><Relationship Id="rId46" Type="http://schemas.openxmlformats.org/officeDocument/2006/relationships/image" Target="media/image32.svg"/><Relationship Id="rId20" Type="http://schemas.openxmlformats.org/officeDocument/2006/relationships/image" Target="media/image6.sv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 Id="rId15" Type="http://schemas.microsoft.com/office/2016/09/relationships/commentsIds" Target="commentsIds.xml"/><Relationship Id="rId23" Type="http://schemas.openxmlformats.org/officeDocument/2006/relationships/image" Target="media/image9.png"/><Relationship Id="rId28" Type="http://schemas.openxmlformats.org/officeDocument/2006/relationships/image" Target="media/image14.svg"/><Relationship Id="rId36" Type="http://schemas.openxmlformats.org/officeDocument/2006/relationships/image" Target="media/image22.svg"/><Relationship Id="rId49" Type="http://schemas.openxmlformats.org/officeDocument/2006/relationships/image" Target="media/image3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CB02E4196C5A35448414649EA31B874E" ma:contentTypeVersion="15" ma:contentTypeDescription="新しいドキュメントを作成します。" ma:contentTypeScope="" ma:versionID="73f67cbe59c718a4caf48f834885b9a3">
  <xsd:schema xmlns:xsd="http://www.w3.org/2001/XMLSchema" xmlns:xs="http://www.w3.org/2001/XMLSchema" xmlns:p="http://schemas.microsoft.com/office/2006/metadata/properties" xmlns:ns2="192b925b-abc6-46d1-a367-0c77f8d803f4" xmlns:ns3="81f989ab-efa5-484d-82d3-48b419ba8e69" targetNamespace="http://schemas.microsoft.com/office/2006/metadata/properties" ma:root="true" ma:fieldsID="a69e18c25809ab81d615e7d0639b85bc" ns2:_="" ns3:_="">
    <xsd:import namespace="192b925b-abc6-46d1-a367-0c77f8d803f4"/>
    <xsd:import namespace="81f989ab-efa5-484d-82d3-48b419ba8e6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3:SharedWithUsers" minOccurs="0"/>
                <xsd:element ref="ns3:SharedWithDetail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2b925b-abc6-46d1-a367-0c77f8d803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画像タグ" ma:readOnly="false" ma:fieldId="{5cf76f15-5ced-4ddc-b409-7134ff3c332f}" ma:taxonomyMulti="true" ma:sspId="c5f9772e-6052-4b2f-81e8-4e610ad90aa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f989ab-efa5-484d-82d3-48b419ba8e6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208fce6-98ca-46c3-bfe6-cff3c9bc3042}" ma:internalName="TaxCatchAll" ma:showField="CatchAllData" ma:web="81f989ab-efa5-484d-82d3-48b419ba8e6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1f989ab-efa5-484d-82d3-48b419ba8e69" xsi:nil="true"/>
    <lcf76f155ced4ddcb4097134ff3c332f xmlns="192b925b-abc6-46d1-a367-0c77f8d803f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85F55E1-27E6-4016-99CA-2ED1F361E6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2b925b-abc6-46d1-a367-0c77f8d803f4"/>
    <ds:schemaRef ds:uri="81f989ab-efa5-484d-82d3-48b419ba8e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7FFD4-F60D-4C4C-9483-274EE9AD3D4D}">
  <ds:schemaRefs>
    <ds:schemaRef ds:uri="http://schemas.openxmlformats.org/officeDocument/2006/bibliography"/>
  </ds:schemaRefs>
</ds:datastoreItem>
</file>

<file path=customXml/itemProps3.xml><?xml version="1.0" encoding="utf-8"?>
<ds:datastoreItem xmlns:ds="http://schemas.openxmlformats.org/officeDocument/2006/customXml" ds:itemID="{D7DA22B0-BFA1-49A1-8B3D-9A41174818DB}">
  <ds:schemaRefs>
    <ds:schemaRef ds:uri="http://schemas.microsoft.com/sharepoint/v3/contenttype/forms"/>
  </ds:schemaRefs>
</ds:datastoreItem>
</file>

<file path=customXml/itemProps4.xml><?xml version="1.0" encoding="utf-8"?>
<ds:datastoreItem xmlns:ds="http://schemas.openxmlformats.org/officeDocument/2006/customXml" ds:itemID="{CE48C496-79AE-4EB3-BB6A-9F9CE4B48391}">
  <ds:schemaRefs>
    <ds:schemaRef ds:uri="http://schemas.microsoft.com/office/2006/metadata/properties"/>
    <ds:schemaRef ds:uri="http://schemas.microsoft.com/office/infopath/2007/PartnerControls"/>
    <ds:schemaRef ds:uri="81f989ab-efa5-484d-82d3-48b419ba8e69"/>
    <ds:schemaRef ds:uri="192b925b-abc6-46d1-a367-0c77f8d803f4"/>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15</Pages>
  <Words>2632</Words>
  <Characters>3291</Characters>
  <Application>Microsoft Office Word</Application>
  <DocSecurity>0</DocSecurity>
  <Lines>156</Lines>
  <Paragraphs>126</Paragraphs>
  <ScaleCrop>false</ScaleCrop>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Kishi Shizuka</dc:creator>
  <cp:keywords/>
  <dc:description/>
  <cp:lastModifiedBy>Kojima Kenichi</cp:lastModifiedBy>
  <cp:revision>150</cp:revision>
  <cp:lastPrinted>2023-08-02T21:51:00Z</cp:lastPrinted>
  <dcterms:created xsi:type="dcterms:W3CDTF">2025-09-19T19:49:00Z</dcterms:created>
  <dcterms:modified xsi:type="dcterms:W3CDTF">2025-10-26T05:16:00Z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0x010100CB02E4196C5A35448414649EA31B874E</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docLang">
    <vt:lpwstr>ja</vt:lpwstr>
  </property>
</Properties>
</file>